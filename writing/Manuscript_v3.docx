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numbering.xml" ContentType="application/vnd.openxmlformats-officedocument.wordprocessingml.numbering+xml"/>
  <Override PartName="/word/footnotes.xml" ContentType="application/vnd.openxmlformats-officedocument.wordprocessingml.footnotes+xml"/>
  <Override PartName="/word/_rels/document.xml.rels" ContentType="application/vnd.openxmlformats-package.relationships+xml"/>
  <Override PartName="/word/comments.xml" ContentType="application/vnd.openxmlformats-officedocument.wordprocessingml.comments+xml"/>
  <Override PartName="/word/settings.xml" ContentType="application/vnd.openxmlformats-officedocument.wordprocessingml.settings+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document.xml" ContentType="application/vnd.openxmlformats-officedocument.wordprocessingml.document.main+xml"/>
  <Override PartName="/word/commentsExtended.xml" ContentType="application/vnd.openxmlformats-officedocument.wordprocessingml.commentsExtended+xml"/>
  <Override PartName="/word/styles.xml" ContentType="application/vnd.openxmlformats-officedocument.wordprocessingml.styles+xml"/>
  <Override PartName="/word/media/image12.svg" ContentType="image/svg"/>
  <Override PartName="/word/media/image8.svg" ContentType="image/svg"/>
  <Override PartName="/word/media/image13.png" ContentType="image/png"/>
  <Override PartName="/word/media/image10.svg" ContentType="image/svg"/>
  <Override PartName="/word/media/image17.png" ContentType="image/png"/>
  <Override PartName="/word/media/image14.svg" ContentType="image/svg"/>
  <Override PartName="/word/media/image16.svg" ContentType="image/svg"/>
  <Override PartName="/word/media/image15.png" ContentType="image/png"/>
  <Override PartName="/word/media/image1.png" ContentType="image/png"/>
  <Override PartName="/word/media/image2.svg" ContentType="image/svg"/>
  <Override PartName="/word/media/image5.png" ContentType="image/png"/>
  <Override PartName="/word/media/image3.png" ContentType="image/png"/>
  <Override PartName="/word/media/image4.svg" ContentType="image/svg"/>
  <Override PartName="/word/media/image7.png" ContentType="image/png"/>
  <Override PartName="/word/media/image11.png" ContentType="image/png"/>
  <Override PartName="/word/media/image6.svg" ContentType="image/svg"/>
  <Override PartName="/word/media/image9.png" ContentType="image/png"/>
  <Override PartName="/word/theme/theme1.xml" ContentType="application/vnd.openxmlformats-officedocument.theme+xml"/>
  <Override PartName="/word/header1.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1.xml" ContentType="application/vnd.openxmlformats-officedocument.wordprocessingml.footer+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r>
    </w:p>
    <w:p>
      <w:pPr>
        <w:pStyle w:val="TitleAuthors"/>
        <w:rPr/>
      </w:pPr>
      <w:r>
        <w:rPr/>
      </w:r>
    </w:p>
    <w:p>
      <w:pPr>
        <w:pStyle w:val="TitleAuthors"/>
        <w:rPr/>
      </w:pPr>
      <w:r>
        <w:rPr/>
        <w:t>[Registered Report] Cracking the Phonological Code of Verbal Working Memory</w:t>
      </w:r>
    </w:p>
    <w:p>
      <w:pPr>
        <w:pStyle w:val="TitleAuthors"/>
        <w:rPr>
          <w:u w:val="double"/>
        </w:rPr>
      </w:pPr>
      <w:r>
        <w:rPr>
          <w:u w:val="double"/>
        </w:rPr>
      </w:r>
    </w:p>
    <w:p>
      <w:pPr>
        <w:pStyle w:val="TitleAuthors"/>
        <w:rPr/>
      </w:pPr>
      <w:r>
        <w:rPr/>
        <w:t>Benjamin Kowialiewski</w:t>
      </w:r>
      <w:r>
        <w:rPr>
          <w:vertAlign w:val="superscript"/>
        </w:rPr>
        <w:t>1,2</w:t>
      </w:r>
      <w:r>
        <w:rPr/>
        <w:t>, Klaus Oberauer</w:t>
      </w:r>
      <w:r>
        <w:rPr>
          <w:vertAlign w:val="superscript"/>
        </w:rPr>
        <w:t>3</w:t>
      </w:r>
    </w:p>
    <w:p>
      <w:pPr>
        <w:pStyle w:val="TitleAuthors"/>
        <w:rPr/>
      </w:pPr>
      <w:r>
        <w:rPr>
          <w:vertAlign w:val="superscript"/>
        </w:rPr>
        <w:t>1</w:t>
      </w:r>
      <w:r>
        <w:rPr/>
        <w:t>Psychology &amp; Neuroscience of Cognition Research Unit (PsyNCog), University of Liège, Belgium</w:t>
      </w:r>
    </w:p>
    <w:p>
      <w:pPr>
        <w:pStyle w:val="TitleAuthors"/>
        <w:rPr/>
      </w:pPr>
      <w:r>
        <w:rPr>
          <w:vertAlign w:val="superscript"/>
        </w:rPr>
        <w:t>2</w:t>
      </w:r>
      <w:r>
        <w:rPr/>
        <w:t>Fund for Scientific Research F.R.S.-FNRS, Brussels, Belgium</w:t>
      </w:r>
    </w:p>
    <w:p>
      <w:pPr>
        <w:pStyle w:val="TitleAuthors"/>
        <w:rPr/>
      </w:pPr>
      <w:r>
        <w:rPr>
          <w:vertAlign w:val="superscript"/>
        </w:rPr>
        <w:t>3</w:t>
      </w:r>
      <w:r>
        <w:rPr/>
        <w:t>Department of Psychology, University of Zurich, Switzerland</w:t>
      </w:r>
    </w:p>
    <w:p>
      <w:pPr>
        <w:pStyle w:val="Normal"/>
        <w:rPr/>
      </w:pPr>
      <w:r>
        <w:rPr/>
      </w:r>
    </w:p>
    <w:p>
      <w:pPr>
        <w:pStyle w:val="Firstpagedetails"/>
        <w:rPr>
          <w:rFonts w:ascii="Times New Roman" w:hAnsi="Times New Roman"/>
          <w:lang w:eastAsia="en-GB"/>
        </w:rPr>
      </w:pPr>
      <w:r>
        <w:rPr>
          <w:rFonts w:ascii="Times New Roman" w:hAnsi="Times New Roman"/>
          <w:lang w:eastAsia="en-GB"/>
        </w:rPr>
        <w:t xml:space="preserve">The research reported in this article was supported by funding from the Swiss National Science Foundation (SNSF, grant number 100014_179002). </w:t>
      </w:r>
    </w:p>
    <w:p>
      <w:pPr>
        <w:pStyle w:val="Firstpagedetails"/>
        <w:rPr>
          <w:lang w:eastAsia="en-GB"/>
        </w:rPr>
      </w:pPr>
      <w:r>
        <w:rPr>
          <w:rFonts w:ascii="Times New Roman" w:hAnsi="Times New Roman"/>
          <w:lang w:eastAsia="en-GB"/>
        </w:rPr>
        <w:t xml:space="preserve">Correspondence concerning this article should be addressed to Benjamin Kowialiewski, Psychology &amp; Neuroscience of Cognition Research Unit, 4000 Liège, Belgium. E-mail: </w:t>
      </w:r>
      <w:hyperlink r:id="rId2">
        <w:r>
          <w:rPr>
            <w:rStyle w:val="Hyperlink"/>
            <w:rFonts w:ascii="Times New Roman" w:hAnsi="Times New Roman"/>
            <w:lang w:eastAsia="en-GB"/>
          </w:rPr>
          <w:t>bkowialiewski@uliege.be</w:t>
        </w:r>
      </w:hyperlink>
      <w:r>
        <w:rPr>
          <w:rFonts w:ascii="Times New Roman" w:hAnsi="Times New Roman"/>
          <w:lang w:eastAsia="en-GB"/>
        </w:rPr>
        <w:t xml:space="preserve"> </w:t>
      </w:r>
    </w:p>
    <w:p>
      <w:pPr>
        <w:pStyle w:val="Firstpagedetails"/>
        <w:rPr>
          <w:rFonts w:ascii="Times New Roman" w:hAnsi="Times New Roman"/>
          <w:lang w:eastAsia="en-GB"/>
        </w:rPr>
      </w:pPr>
      <w:r>
        <w:rPr>
          <w:rFonts w:ascii="Times New Roman" w:hAnsi="Times New Roman"/>
          <w:lang w:eastAsia="en-GB"/>
        </w:rPr>
      </w:r>
    </w:p>
    <w:p>
      <w:pPr>
        <w:pStyle w:val="Firstpagedetails"/>
        <w:rPr>
          <w:rFonts w:ascii="Times New Roman" w:hAnsi="Times New Roman"/>
          <w:lang w:eastAsia="en-GB"/>
        </w:rPr>
      </w:pPr>
      <w:r>
        <w:rPr>
          <w:rFonts w:ascii="Times New Roman" w:hAnsi="Times New Roman"/>
          <w:lang w:eastAsia="en-GB"/>
        </w:rPr>
        <w:t>Open Science statement:</w:t>
      </w:r>
    </w:p>
    <w:p>
      <w:pPr>
        <w:pStyle w:val="Firstpagedetails"/>
        <w:rPr>
          <w:rFonts w:ascii="Times New Roman" w:hAnsi="Times New Roman"/>
          <w:lang w:eastAsia="en-GB"/>
        </w:rPr>
      </w:pPr>
      <w:r>
        <w:rPr>
          <w:rFonts w:ascii="Times New Roman" w:hAnsi="Times New Roman"/>
          <w:lang w:eastAsia="en-GB"/>
        </w:rPr>
        <w:t>All the data and codes have been made available on GitHub: XXX</w:t>
      </w:r>
      <w:r>
        <w:br w:type="page"/>
      </w:r>
    </w:p>
    <w:p>
      <w:pPr>
        <w:pStyle w:val="Heading1"/>
        <w:numPr>
          <w:ilvl w:val="0"/>
          <w:numId w:val="0"/>
        </w:numPr>
        <w:spacing w:before="0" w:after="0"/>
        <w:ind w:hanging="0" w:start="0"/>
        <w:rPr/>
      </w:pPr>
      <w:r>
        <w:rPr/>
        <w:t>Abstract</w:t>
      </w:r>
    </w:p>
    <w:p>
      <w:pPr>
        <w:pStyle w:val="Normal"/>
        <w:ind w:firstLine="720"/>
        <w:rPr/>
      </w:pPr>
      <w:r>
        <w:rPr/>
        <w:t>Verbal working memory (WM) encodes information primarily in a phonological format. This is evidenced by the phonological similarity effect, wherein items in lists composed of phonologically similar words are more frequently confused than items in lists composed of phonologically dissimilar words. This effect can serve as a proxy to understand how WM represents phonology: Because two items are confused to the extent that they are similar to each other, different representational assumptions yield distinct predictions about the similarities between words, and hence, about when and to what degree a phonological similarity effect should emerge. In this project, we implement these assumptions computationally and will compare them using a large-scale experiment involving participants encoding lists of words for serial recall. [The rest of this abstract will be written after data collection]</w:t>
      </w:r>
    </w:p>
    <w:p>
      <w:pPr>
        <w:pStyle w:val="Normal"/>
        <w:ind w:firstLine="720"/>
        <w:rPr>
          <w:color w:val="000000"/>
        </w:rPr>
      </w:pPr>
      <w:r>
        <w:rPr>
          <w:color w:val="000000"/>
        </w:rPr>
      </w:r>
    </w:p>
    <w:p>
      <w:pPr>
        <w:pStyle w:val="Normal"/>
        <w:rPr/>
      </w:pPr>
      <w:r>
        <w:rPr>
          <w:i/>
        </w:rPr>
        <w:t>Keywords:</w:t>
      </w:r>
      <w:r>
        <w:rPr/>
        <w:t xml:space="preserve"> Working Memory; Phonology; Phonological Similarity; Computational modeling; Serial Recall</w:t>
      </w:r>
    </w:p>
    <w:p>
      <w:pPr>
        <w:pStyle w:val="Normal"/>
        <w:rPr/>
      </w:pPr>
      <w:r>
        <w:rPr/>
      </w:r>
      <w:r>
        <w:br w:type="page"/>
      </w:r>
    </w:p>
    <w:p>
      <w:pPr>
        <w:pStyle w:val="Heading1"/>
        <w:numPr>
          <w:ilvl w:val="0"/>
          <w:numId w:val="0"/>
        </w:numPr>
        <w:spacing w:before="0" w:after="0"/>
        <w:ind w:hanging="0" w:start="0"/>
        <w:rPr/>
      </w:pPr>
      <w:r>
        <w:rPr/>
        <w:t>Introduction</w:t>
      </w:r>
    </w:p>
    <w:p>
      <w:pPr>
        <w:pStyle w:val="Normal"/>
        <w:rPr/>
      </w:pPr>
      <w:r>
        <w:rPr/>
        <w:tab/>
        <w:t>Verbal working memory (WM) is subject to similarity-based confusions, such that phonologi</w:t>
        <w:softHyphen/>
        <w:t xml:space="preserve">cally similar items are confused more often than phonologically dissimilar items </w:t>
      </w:r>
      <w:bookmarkStart w:id="0" w:name="ZOTERO_BREF_qNLJrlzd1qii"/>
      <w:r>
        <w:rPr/>
        <w:t>(e.g., Acheson et al., 2010; Baddeley, 1966, p. 196; Camos et al., 2013; Coltheart, 1993; Fallon et al., 2005; Farrell, 2006; Gupta et al., 2005; Kowialiewski et al., 2023; Lewandowsky &amp; Farrell, 2008; Nimmo &amp; Roodenrys, 2004)</w:t>
      </w:r>
      <w:bookmarkEnd w:id="0"/>
      <w:r>
        <w:rPr/>
        <w:t xml:space="preserve">. This phonological similarity effect is one of the most replicated phenomenon in the WM literature and has been observed across a wide variety of experimental designs, such as serial recognition </w:t>
      </w:r>
      <w:bookmarkStart w:id="1" w:name="ZOTERO_BREF_FXfiaAl2S2mW"/>
      <w:r>
        <w:rPr/>
        <w:t>(Gathercole et al., 2001; Lian &amp; Karlsen, 2004; Nimmo &amp; Roodenrys, 2005)</w:t>
      </w:r>
      <w:bookmarkEnd w:id="1"/>
      <w:r>
        <w:rPr/>
        <w:t xml:space="preserve">, order reconstruction </w:t>
      </w:r>
      <w:bookmarkStart w:id="2" w:name="ZOTERO_BREF_x68KqpRsBOMv"/>
      <w:r>
        <w:rPr/>
        <w:t>(Karlsen et al., 2007; Kowialiewski et al., 2023)</w:t>
      </w:r>
      <w:bookmarkEnd w:id="2"/>
      <w:r>
        <w:rPr/>
        <w:t xml:space="preserve">, backward recall </w:t>
      </w:r>
      <w:bookmarkStart w:id="3" w:name="ZOTERO_BREF_zaVgzG73jIem"/>
      <w:r>
        <w:rPr>
          <w:b w:val="false"/>
          <w:i w:val="false"/>
          <w:caps w:val="false"/>
          <w:smallCaps w:val="false"/>
          <w:position w:val="0"/>
          <w:sz w:val="24"/>
          <w:sz w:val="24"/>
          <w:u w:val="none"/>
          <w:vertAlign w:val="baseline"/>
        </w:rPr>
        <w:t>(Guérard et al., 2012)</w:t>
      </w:r>
      <w:bookmarkEnd w:id="3"/>
      <w:r>
        <w:rPr/>
        <w:t xml:space="preserve"> and when list items are used as as a cue to retrieve a positional or spatial context </w:t>
      </w:r>
      <w:bookmarkStart w:id="4" w:name="ZOTERO_BREF_YFPqRBdSy2cc"/>
      <w:r>
        <w:rPr>
          <w:b w:val="false"/>
          <w:i w:val="false"/>
          <w:caps w:val="false"/>
          <w:smallCaps w:val="false"/>
          <w:position w:val="0"/>
          <w:sz w:val="24"/>
          <w:sz w:val="24"/>
          <w:u w:val="none"/>
          <w:vertAlign w:val="baseline"/>
        </w:rPr>
        <w:t>(Guérard et al., 2009; Kowialiewski et al., 2023)</w:t>
      </w:r>
      <w:bookmarkEnd w:id="4"/>
      <w:r>
        <w:rPr/>
        <w:t xml:space="preserve">. Various ways of manipulating between-item similarity have been carried out, and larger similarity consistently yields increased confusion errors </w:t>
      </w:r>
      <w:bookmarkStart w:id="5" w:name="ZOTERO_BREF_JlVJGYjHUcgI"/>
      <w:r>
        <w:rPr/>
        <w:t>(Farrell, 2006; Gupta et al., 2005; Li et al., 2000; Nairne &amp; Kelley, 1999; Roodenrys et al., 2022)</w:t>
      </w:r>
      <w:bookmarkEnd w:id="5"/>
      <w:r>
        <w:rPr/>
        <w:t>.</w:t>
      </w:r>
    </w:p>
    <w:p>
      <w:pPr>
        <w:pStyle w:val="Normal"/>
        <w:rPr/>
      </w:pPr>
      <w:r>
        <w:rPr/>
        <w:tab/>
        <w:t xml:space="preserve">Current WM models explain the phonological similarity effect by calling upon a comparison mechanism between an internal representation and a set of retrieval candidates </w:t>
      </w:r>
      <w:bookmarkStart w:id="6" w:name="ZOTERO_BREF_OojcPDiHUDYc"/>
      <w:r>
        <w:rPr/>
        <w:t>(Schweickert, 1993)</w:t>
      </w:r>
      <w:bookmarkEnd w:id="6"/>
      <w:r>
        <w:rPr/>
        <w:t xml:space="preserve"> that we illustrate in </w:t>
      </w:r>
      <w:r>
        <w:rPr>
          <w:b/>
          <w:bCs/>
        </w:rPr>
        <w:t>Figure 1</w:t>
      </w:r>
      <w:r>
        <w:rPr/>
        <w:t xml:space="preserve">. In these models, the core process of encoding into WM involves the binding between an item and a context </w:t>
      </w:r>
      <w:bookmarkStart w:id="7" w:name="ZOTERO_BREF_JH5g7rynocTe"/>
      <w:r>
        <w:rPr/>
        <w:t>(Farrell &amp; Lewandowsky, 2002; Henson, 1998; Oberauer et al., 2012)</w:t>
      </w:r>
      <w:bookmarkEnd w:id="7"/>
      <w:r>
        <w:rPr/>
        <w:t xml:space="preserve">. In serial recall, the context is the serial position of the to-be-remembered item. Positional contexts exhibit a degree of similarity which decreases as a function of their positional distance, such that adjacent positions are more similar to each other than distant ones. This is illustrated by the overlap between ellipses in </w:t>
      </w:r>
      <w:r>
        <w:rPr>
          <w:b/>
          <w:bCs/>
        </w:rPr>
        <w:t>Figure 1</w:t>
      </w:r>
      <w:r>
        <w:rPr/>
        <w:t>. Due to this positional overlap, items are not only encoded in their own specific context but are also partially encoded to the contexts they share with neighboring items.</w:t>
      </w:r>
    </w:p>
    <w:p>
      <w:pPr>
        <w:pStyle w:val="Normal"/>
        <w:rPr/>
      </w:pPr>
      <w:r>
        <w:rPr/>
        <w:tab/>
        <w:t>Retrieving an item starts by cueing it with its serial position, which leads to the retrieval of a distorted representation of that item. Because of the similarity between positional cues, not only the representation of the target item will be retrieved, but also the representation of other list items partially encoded to that position. This means that the distorted representation is a blend of all list items, weighted by their association strength with the current positional cue. In most cases, the representation of the target item will be the strongest, followed by items presented at adjacent positions to it. Because the retrieved representation is not the original item but a distorted version of it, it cannot be recalled as is. It must first be matched against a set of retrieval candidates competing for selection. In serial recall of words, the retrieval candidates are the words stored in the vocabulary. Comparisons between the distorted representation and the retrieval candidates lead the list items to be activated to the extent that they match the distorted representation. The probability to retrieve each list item is based on this activation level, such that highly activated candidates are more likely to be selected (</w:t>
      </w:r>
      <w:r>
        <w:rPr>
          <w:b/>
          <w:bCs/>
        </w:rPr>
        <w:t>Figure 1</w:t>
      </w:r>
      <w:r>
        <w:rPr/>
        <w:t>, left panel). When the similarity between list items increases, such as in a phonologically similar list (</w:t>
      </w:r>
      <w:r>
        <w:rPr>
          <w:b/>
          <w:bCs/>
        </w:rPr>
        <w:t>Figure 1</w:t>
      </w:r>
      <w:r>
        <w:rPr/>
        <w:t>, right panel), all list items will match very strongly the distorted representation. This means that the activation level of the non-target retrieval candidates will be more similar to the activation level of the target candidate, which translates into a higher probability to retrieve a non-target candidate and therefore higher similarity-based confusions.</w:t>
      </w:r>
    </w:p>
    <w:p>
      <w:pPr>
        <w:pStyle w:val="Normal"/>
        <w:rPr/>
      </w:pPr>
      <w:r>
        <w:rPr/>
      </w:r>
    </w:p>
    <w:p>
      <w:pPr>
        <w:pStyle w:val="Normal"/>
        <w:numPr>
          <w:ilvl w:val="0"/>
          <w:numId w:val="3"/>
        </w:numPr>
        <w:rPr>
          <w:b/>
          <w:bCs/>
        </w:rPr>
      </w:pPr>
      <w:r>
        <w:rPr>
          <w:b/>
          <w:bCs/>
        </w:rPr>
        <w:t>Figure 1</w:t>
      </w:r>
    </w:p>
    <w:p>
      <w:pPr>
        <w:pStyle w:val="Normal"/>
        <w:numPr>
          <w:ilvl w:val="0"/>
          <w:numId w:val="3"/>
        </w:numPr>
        <w:rPr>
          <w:i/>
          <w:i/>
          <w:iCs/>
        </w:rPr>
      </w:pPr>
      <w:r>
        <w:rPr>
          <w:i/>
          <w:iCs/>
        </w:rPr>
        <w:t>Schematic Representation of How Similarity Induces Confusion Errors</w:t>
      </w:r>
    </w:p>
    <w:p>
      <w:pPr>
        <w:pStyle w:val="Normal"/>
        <w:numPr>
          <w:ilvl w:val="0"/>
          <w:numId w:val="3"/>
        </w:numPr>
        <w:rPr/>
      </w:pPr>
      <w: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5943600" cy="3249295"/>
            <wp:effectExtent l="0" t="0" r="0" b="0"/>
            <wp:wrapSquare wrapText="largest"/>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3">
                      <a:extLst>
                        <a:ext uri="{96DAC541-7B7A-43D3-8B79-37D633B846F1}">
                          <asvg:svgBlip xmlns:asvg="http://schemas.microsoft.com/office/drawing/2016/SVG/main" r:embed="rId4"/>
                        </a:ext>
                      </a:extLst>
                    </a:blip>
                    <a:stretch>
                      <a:fillRect/>
                    </a:stretch>
                  </pic:blipFill>
                  <pic:spPr bwMode="auto">
                    <a:xfrm>
                      <a:off x="0" y="0"/>
                      <a:ext cx="5943600" cy="3249295"/>
                    </a:xfrm>
                    <a:prstGeom prst="rect">
                      <a:avLst/>
                    </a:prstGeom>
                    <a:noFill/>
                  </pic:spPr>
                </pic:pic>
              </a:graphicData>
            </a:graphic>
          </wp:anchor>
        </w:drawing>
      </w:r>
      <w:r>
        <w:rPr>
          <w:i/>
          <w:iCs/>
        </w:rPr>
        <w:t>Note</w:t>
      </w:r>
      <w:r>
        <w:rPr/>
        <w:t>. XXX</w:t>
      </w:r>
    </w:p>
    <w:p>
      <w:pPr>
        <w:pStyle w:val="Normal"/>
        <w:rPr/>
      </w:pPr>
      <w:r>
        <w:rPr/>
      </w:r>
    </w:p>
    <w:p>
      <w:pPr>
        <w:pStyle w:val="Normal"/>
        <w:rPr/>
      </w:pPr>
      <w:r>
        <w:rPr/>
        <w:tab/>
        <w:t xml:space="preserve">The phonological similarity effect indicates that WM encodes information in a phonological format: Two items are confused to the extent that they are represented the same way. This property can be used as a proxy to uncover the representational basis of WM. Indeed, what constitutes similarity depends on the underlying theoretical assumption for how phonological information is represented. Different theoretical assumptions produce diverging similarity metrics and therefore make diverging predictions regarding the extent to which a given word list should produce a similarity effect. For instance, one way of conceptualizing phonological representations is through slot coding, in which each phoneme that constitutes a word is stored in its own slot. Each slot is dedicated to represent phonemes in a particular within-word position. In this model, the similarity between two strings is determined by the proportion of phonemes they share in the same slots. Given the two strings /kæt/ and /tæɡ/, their similarity will be 0.333, because they share 1/3 of their phonemes in the same slot. Another way of conceptualizing phonology is through a closed biphones scheme, in which words are represented as pairs of adjacents phonemes – also called “biphones” </w:t>
      </w:r>
      <w:bookmarkStart w:id="8" w:name="ZOTERO_BREF_HyKYt2YkXzEF"/>
      <w:r>
        <w:rPr/>
        <w:t>(Hannagan et al., 2013)</w:t>
      </w:r>
      <w:bookmarkEnd w:id="8"/>
      <w:r>
        <w:rPr/>
        <w:t>. In this model, the similarity between two strings is determined by the proportion of their shared biphones. Taking back the previous example, the biphones of /kæt/ and /tæɡ/ can be decomposed into [/_k/, /kæ/, /æt/, /t_/] and [/_t/, /tæ/, /æɡ/, /g_/]</w:t>
      </w:r>
      <w:r>
        <w:rPr>
          <w:rStyle w:val="FootnoteReference"/>
        </w:rPr>
        <w:footnoteReference w:id="2"/>
      </w:r>
      <w:r>
        <w:rPr/>
        <w:t>, respectively. In this case, the similarity value between both strings is zero, because they share none of their biphones. Therefore, contrary to the slot coding model, the closed biphone model predicts that both strings should not be particularly confused more often with each other than any other pairs of strings.</w:t>
      </w:r>
    </w:p>
    <w:p>
      <w:pPr>
        <w:pStyle w:val="Normal"/>
        <w:rPr/>
      </w:pPr>
      <w:r>
        <w:rPr/>
        <w:tab/>
        <w:t xml:space="preserve">The phonological similarity effect thus offers a key to uncover the representational format of verbal WM by assessing how well various competing similarity metrics predict similarity-based confusions. Recently, </w:t>
      </w:r>
      <w:bookmarkStart w:id="9" w:name="ZOTERO_BREF_loppZWriJTh0"/>
      <w:r>
        <w:rPr/>
        <w:t>Zhang &amp; Osth (2024)</w:t>
      </w:r>
      <w:bookmarkEnd w:id="9"/>
      <w:r>
        <w:rPr/>
        <w:t xml:space="preserve"> implemented and compared the ability of different letter-string representations to capture performance in recognition memory, and provided support for open-bigram representations of letter coding. The present study adopts a similar approach. We begin by introducing and implementing different similarity metrics grounded on different assumptions for how WM represents phonological information. Using a preliminary dataset, we fitted these metrics to observed confusability patterns as a proof of concept that competing similarity metrics can be distinguished. We will then conduct a large-scale experiment (N = 300) to evaluate these similarity metrics with greater precision.</w:t>
      </w:r>
    </w:p>
    <w:p>
      <w:pPr>
        <w:pStyle w:val="Normal"/>
        <w:rPr/>
      </w:pPr>
      <w:r>
        <w:rPr/>
      </w:r>
    </w:p>
    <w:p>
      <w:pPr>
        <w:pStyle w:val="Heading1"/>
        <w:numPr>
          <w:ilvl w:val="0"/>
          <w:numId w:val="0"/>
        </w:numPr>
        <w:ind w:hanging="0" w:start="0"/>
        <w:rPr/>
      </w:pPr>
      <w:r>
        <w:rPr/>
        <w:t>Computational Modeling</w:t>
      </w:r>
    </w:p>
    <w:p>
      <w:pPr>
        <w:pStyle w:val="Normal"/>
        <w:rPr/>
      </w:pPr>
      <w:r>
        <w:rPr/>
        <w:tab/>
        <w:t>In this section, we start by describing competing representational codes of the phonology of words and how they translate into similarity metrics. We next describe how these representations are integrated into a standard model of WM and can be used to predict confusion errors in serial recall.</w:t>
      </w:r>
    </w:p>
    <w:p>
      <w:pPr>
        <w:pStyle w:val="Normal"/>
        <w:rPr/>
      </w:pPr>
      <w:r>
        <w:rPr/>
      </w:r>
    </w:p>
    <w:p>
      <w:pPr>
        <w:pStyle w:val="Heading2"/>
        <w:numPr>
          <w:ilvl w:val="0"/>
          <w:numId w:val="3"/>
        </w:numPr>
        <w:rPr/>
      </w:pPr>
      <w:r>
        <w:rPr/>
        <w:t>Similarity Metrics</w:t>
      </w:r>
    </w:p>
    <w:p>
      <w:pPr>
        <w:pStyle w:val="Normal"/>
        <w:rPr/>
      </w:pPr>
      <w:r>
        <w:rPr/>
        <w:tab/>
        <w:t>We quantify the similarity between two phoneme strings on a scale from 0 to 1. A value of 0 indicates that the strings are maximally dissimilar, whereas a value of 1 indicates they are maximally similar. Different representational codes generate different similarity values for any two strings of phonemes. The next paragraphs describe these representational codes, starting with the slot coding model.</w:t>
      </w:r>
    </w:p>
    <w:p>
      <w:pPr>
        <w:pStyle w:val="Normal"/>
        <w:rPr/>
      </w:pPr>
      <w:r>
        <w:rPr/>
        <w:tab/>
      </w:r>
      <w:r>
        <w:rPr>
          <w:i/>
          <w:iCs/>
        </w:rPr>
        <w:t>Slot coding</w:t>
      </w:r>
      <w:r>
        <w:rPr/>
        <w:t xml:space="preserve">. The first metric we implement is slot coding. In a slot coding model, the phonemes in each ordinal position in a word are stored in a separate slot dedicated to that position. The phonemes of two words match when they are identical and in the same slot: The first phoneme of string </w:t>
      </w:r>
      <w:r>
        <w:rPr/>
      </w:r>
      <m:oMath xmlns:m="http://schemas.openxmlformats.org/officeDocument/2006/math">
        <m:r>
          <m:t xml:space="preserve">i</m:t>
        </m:r>
      </m:oMath>
      <w:r>
        <w:rPr/>
        <w:t xml:space="preserve"> is matched against the first phoneme of string </w:t>
      </w:r>
      <w:r>
        <w:rPr/>
      </w:r>
      <m:oMath xmlns:m="http://schemas.openxmlformats.org/officeDocument/2006/math">
        <m:r>
          <m:t xml:space="preserve">j</m:t>
        </m:r>
      </m:oMath>
      <w:r>
        <w:rPr/>
        <w:t xml:space="preserve">, and so on. Thus, a match </w:t>
      </w:r>
      <w:r>
        <w:rPr/>
      </w:r>
      <m:oMath xmlns:m="http://schemas.openxmlformats.org/officeDocument/2006/math">
        <m:r>
          <m:t xml:space="preserve">M</m:t>
        </m:r>
      </m:oMath>
      <w:r>
        <w:rPr/>
        <w:t xml:space="preserve"> in slot </w:t>
      </w:r>
      <w:r>
        <w:rPr/>
      </w:r>
      <m:oMath xmlns:m="http://schemas.openxmlformats.org/officeDocument/2006/math">
        <m:r>
          <m:t xml:space="preserve">k</m:t>
        </m:r>
      </m:oMath>
      <w:r>
        <w:rPr/>
        <w:t xml:space="preserve"> occurs when:</w:t>
      </w:r>
    </w:p>
    <w:tbl>
      <w:tblPr>
        <w:tblW w:w="5000" w:type="pct"/>
        <w:jc w:val="start"/>
        <w:tblInd w:w="55" w:type="dxa"/>
        <w:tblLayout w:type="fixed"/>
        <w:tblCellMar>
          <w:top w:w="55" w:type="dxa"/>
          <w:start w:w="55" w:type="dxa"/>
          <w:bottom w:w="55" w:type="dxa"/>
          <w:end w:w="55" w:type="dxa"/>
        </w:tblCellMar>
        <w:tblLook w:val="04a0" w:noHBand="0" w:noVBand="1" w:firstColumn="1" w:lastRow="0" w:lastColumn="0" w:firstRow="1"/>
      </w:tblPr>
      <w:tblGrid>
        <w:gridCol w:w="8422"/>
        <w:gridCol w:w="937"/>
      </w:tblGrid>
      <w:tr>
        <w:trPr>
          <w:trHeight w:val="508" w:hRule="atLeast"/>
        </w:trPr>
        <w:tc>
          <w:tcPr>
            <w:tcW w:w="8422" w:type="dxa"/>
            <w:tcBorders/>
          </w:tcPr>
          <w:p>
            <w:pPr>
              <w:pStyle w:val="TableContents"/>
              <w:jc w:val="start"/>
              <w:rPr/>
            </w:pPr>
            <w:r>
              <w:rPr/>
            </w:r>
            <m:oMathPara xmlns:m="http://schemas.openxmlformats.org/officeDocument/2006/math">
              <m:oMathParaPr>
                <m:jc m:val="left"/>
              </m:oMathParaPr>
              <m:oMath>
                <m:sSub>
                  <m:e>
                    <m:r>
                      <m:t xml:space="preserve">M</m:t>
                    </m:r>
                  </m:e>
                  <m:sub>
                    <m:r>
                      <m:t xml:space="preserve">k</m:t>
                    </m:r>
                  </m:sub>
                </m:sSub>
                <m:r>
                  <m:t xml:space="preserve">=</m:t>
                </m:r>
                <m:r>
                  <m:t xml:space="preserve">1</m:t>
                </m:r>
                <m:r>
                  <m:t xml:space="preserve">if</m:t>
                </m:r>
                <m:sSub>
                  <m:e>
                    <m:r>
                      <m:t xml:space="preserve">i</m:t>
                    </m:r>
                  </m:e>
                  <m:sub>
                    <m:r>
                      <m:t xml:space="preserve">k</m:t>
                    </m:r>
                  </m:sub>
                </m:sSub>
                <m:r>
                  <m:t xml:space="preserve">=</m:t>
                </m:r>
                <m:sSub>
                  <m:e>
                    <m:r>
                      <m:t xml:space="preserve">j</m:t>
                    </m:r>
                  </m:e>
                  <m:sub>
                    <m:r>
                      <m:t xml:space="preserve">k</m:t>
                    </m:r>
                  </m:sub>
                </m:sSub>
              </m:oMath>
            </m:oMathPara>
          </w:p>
          <w:p>
            <w:pPr>
              <w:pStyle w:val="TableContents"/>
              <w:jc w:val="start"/>
              <w:rPr/>
            </w:pPr>
            <w:r>
              <w:rPr/>
            </w:r>
            <m:oMathPara xmlns:m="http://schemas.openxmlformats.org/officeDocument/2006/math">
              <m:oMathParaPr>
                <m:jc m:val="left"/>
              </m:oMathParaPr>
              <m:oMath>
                <m:r>
                  <m:t xml:space="preserve">otherwise</m:t>
                </m:r>
                <m:sSub>
                  <m:e>
                    <m:r>
                      <m:t xml:space="preserve">M</m:t>
                    </m:r>
                  </m:e>
                  <m:sub>
                    <m:r>
                      <m:t xml:space="preserve">k</m:t>
                    </m:r>
                  </m:sub>
                </m:sSub>
                <m:r>
                  <m:t xml:space="preserve">=</m:t>
                </m:r>
                <m:r>
                  <m:t xml:space="preserve">0</m:t>
                </m:r>
              </m:oMath>
            </m:oMathPara>
          </w:p>
        </w:tc>
        <w:tc>
          <w:tcPr>
            <w:tcW w:w="937" w:type="dxa"/>
            <w:tcBorders/>
          </w:tcPr>
          <w:p>
            <w:pPr>
              <w:pStyle w:val="TableContents"/>
              <w:rPr/>
            </w:pPr>
            <w:r>
              <w:rPr/>
              <w:t>(1)</w:t>
            </w:r>
          </w:p>
        </w:tc>
      </w:tr>
    </w:tbl>
    <w:p>
      <w:pPr>
        <w:pStyle w:val="Normal"/>
        <w:rPr/>
      </w:pPr>
      <w:r>
        <w:rPr/>
      </w:r>
    </w:p>
    <w:p>
      <w:pPr>
        <w:pStyle w:val="Normal"/>
        <w:rPr/>
      </w:pPr>
      <w:r>
        <w:rPr/>
        <w:tab/>
        <w:t xml:space="preserve">The phonological similarity </w:t>
      </w:r>
      <w:r>
        <w:rPr/>
      </w:r>
      <m:oMath xmlns:m="http://schemas.openxmlformats.org/officeDocument/2006/math">
        <m:sSub>
          <m:e>
            <m:r>
              <m:t xml:space="preserve">S</m:t>
            </m:r>
          </m:e>
          <m:sub>
            <m:r>
              <m:t xml:space="preserve">ij</m:t>
            </m:r>
          </m:sub>
        </m:sSub>
      </m:oMath>
      <w:r>
        <w:rPr/>
        <w:t xml:space="preserve"> between string </w:t>
      </w:r>
      <w:r>
        <w:rPr/>
      </w:r>
      <m:oMath xmlns:m="http://schemas.openxmlformats.org/officeDocument/2006/math">
        <m:r>
          <m:t xml:space="preserve">i</m:t>
        </m:r>
      </m:oMath>
      <w:r>
        <w:rPr/>
        <w:t xml:space="preserve"> and string </w:t>
      </w:r>
      <w:r>
        <w:rPr/>
      </w:r>
      <m:oMath xmlns:m="http://schemas.openxmlformats.org/officeDocument/2006/math">
        <m:r>
          <m:t xml:space="preserve">j</m:t>
        </m:r>
      </m:oMath>
      <w:r>
        <w:rPr/>
        <w:t xml:space="preserve"> is obtained by dividing their number of matches by their alignment length, which is the length of the longest string: </w:t>
      </w:r>
    </w:p>
    <w:tbl>
      <w:tblPr>
        <w:tblW w:w="5000" w:type="pct"/>
        <w:jc w:val="start"/>
        <w:tblInd w:w="55" w:type="dxa"/>
        <w:tblLayout w:type="fixed"/>
        <w:tblCellMar>
          <w:top w:w="55" w:type="dxa"/>
          <w:start w:w="55" w:type="dxa"/>
          <w:bottom w:w="55" w:type="dxa"/>
          <w:end w:w="55" w:type="dxa"/>
        </w:tblCellMar>
        <w:tblLook w:val="04a0" w:noHBand="0" w:noVBand="1" w:firstColumn="1" w:lastRow="0" w:lastColumn="0" w:firstRow="1"/>
      </w:tblPr>
      <w:tblGrid>
        <w:gridCol w:w="8422"/>
        <w:gridCol w:w="937"/>
      </w:tblGrid>
      <w:tr>
        <w:trPr>
          <w:trHeight w:val="508" w:hRule="atLeast"/>
        </w:trPr>
        <w:tc>
          <w:tcPr>
            <w:tcW w:w="8422" w:type="dxa"/>
            <w:tcBorders/>
          </w:tcPr>
          <w:p>
            <w:pPr>
              <w:pStyle w:val="TableContents"/>
              <w:jc w:val="start"/>
              <w:rPr/>
            </w:pPr>
            <w:r>
              <w:rPr/>
            </w:r>
            <m:oMathPara xmlns:m="http://schemas.openxmlformats.org/officeDocument/2006/math">
              <m:oMathParaPr>
                <m:jc m:val="left"/>
              </m:oMathParaPr>
              <m:oMath>
                <m:sSub>
                  <m:e>
                    <m:r>
                      <m:t xml:space="preserve">S</m:t>
                    </m:r>
                  </m:e>
                  <m:sub>
                    <m:r>
                      <m:t xml:space="preserve">ij</m:t>
                    </m:r>
                  </m:sub>
                </m:sSub>
                <m:r>
                  <m:t xml:space="preserve">=</m:t>
                </m:r>
                <m:f>
                  <m:num>
                    <m:nary>
                      <m:naryPr>
                        <m:chr m:val="∑"/>
                      </m:naryPr>
                      <m:sub>
                        <m:r>
                          <m:t xml:space="preserve">k</m:t>
                        </m:r>
                        <m:r>
                          <m:t xml:space="preserve">=</m:t>
                        </m:r>
                        <m:r>
                          <m:t xml:space="preserve">1</m:t>
                        </m:r>
                      </m:sub>
                      <m:sup>
                        <m:r>
                          <m:t xml:space="preserve">N</m:t>
                        </m:r>
                      </m:sup>
                      <m:e>
                        <m:sSub>
                          <m:e>
                            <m:r>
                              <m:t xml:space="preserve">M</m:t>
                            </m:r>
                          </m:e>
                          <m:sub>
                            <m:r>
                              <m:t xml:space="preserve">k</m:t>
                            </m:r>
                          </m:sub>
                        </m:sSub>
                      </m:e>
                    </m:nary>
                  </m:num>
                  <m:den>
                    <m:r>
                      <m:t xml:space="preserve">max</m:t>
                    </m:r>
                    <m:d>
                      <m:dPr>
                        <m:begChr m:val="("/>
                        <m:endChr m:val=")"/>
                      </m:dPr>
                      <m:e>
                        <m:d>
                          <m:dPr>
                            <m:begChr m:val="|"/>
                            <m:endChr m:val="|"/>
                          </m:dPr>
                          <m:e>
                            <m:r>
                              <m:t xml:space="preserve">i</m:t>
                            </m:r>
                          </m:e>
                        </m:d>
                        <m:r>
                          <m:t xml:space="preserve">,</m:t>
                        </m:r>
                        <m:d>
                          <m:dPr>
                            <m:begChr m:val="|"/>
                            <m:endChr m:val="|"/>
                          </m:dPr>
                          <m:e>
                            <m:r>
                              <m:t xml:space="preserve">j</m:t>
                            </m:r>
                          </m:e>
                        </m:d>
                      </m:e>
                    </m:d>
                  </m:den>
                </m:f>
              </m:oMath>
            </m:oMathPara>
          </w:p>
        </w:tc>
        <w:tc>
          <w:tcPr>
            <w:tcW w:w="937" w:type="dxa"/>
            <w:tcBorders/>
          </w:tcPr>
          <w:p>
            <w:pPr>
              <w:pStyle w:val="TableContents"/>
              <w:rPr/>
            </w:pPr>
            <w:r>
              <w:rPr/>
              <w:t>(2)</w:t>
            </w:r>
          </w:p>
        </w:tc>
      </w:tr>
    </w:tbl>
    <w:p>
      <w:pPr>
        <w:pStyle w:val="Normal"/>
        <w:rPr/>
      </w:pPr>
      <w:r>
        <w:rPr/>
      </w:r>
    </w:p>
    <w:p>
      <w:pPr>
        <w:pStyle w:val="Normal"/>
        <w:rPr/>
      </w:pPr>
      <w:r>
        <w:rPr/>
        <w:t xml:space="preserve">Where the length </w:t>
      </w:r>
      <w:r>
        <w:rPr/>
      </w:r>
      <m:oMath xmlns:m="http://schemas.openxmlformats.org/officeDocument/2006/math">
        <m:d>
          <m:dPr>
            <m:begChr m:val="|"/>
            <m:endChr m:val="|"/>
          </m:dPr>
          <m:e>
            <m:r>
              <m:t xml:space="preserve">i</m:t>
            </m:r>
          </m:e>
        </m:d>
      </m:oMath>
      <w:r>
        <w:rPr/>
        <w:t xml:space="preserve"> of a string </w:t>
      </w:r>
      <w:r>
        <w:rPr/>
      </w:r>
      <m:oMath xmlns:m="http://schemas.openxmlformats.org/officeDocument/2006/math">
        <m:r>
          <m:t xml:space="preserve">i</m:t>
        </m:r>
      </m:oMath>
      <w:r>
        <w:rPr/>
        <w:t xml:space="preserve"> corresponds to its number of phonemes. In Eq. 2, the sum runs over the number of slots </w:t>
      </w:r>
      <w:r>
        <w:rPr/>
      </w:r>
      <m:oMath xmlns:m="http://schemas.openxmlformats.org/officeDocument/2006/math">
        <m:r>
          <m:t xml:space="preserve">N</m:t>
        </m:r>
      </m:oMath>
      <w:r>
        <w:rPr/>
        <w:t>. For instance, given the two phoneme strings /rɪŋ/ and /brɪŋ/ (“ring” and “bring”), their similarity value is zero, because they share none of their phonemes in the same slot.</w:t>
      </w:r>
    </w:p>
    <w:p>
      <w:pPr>
        <w:pStyle w:val="Normal"/>
        <w:rPr/>
      </w:pPr>
      <w:r>
        <w:rPr/>
        <w:tab/>
      </w:r>
      <w:r>
        <w:rPr>
          <w:i/>
          <w:iCs/>
        </w:rPr>
        <w:t>Levenshtein Distance</w:t>
      </w:r>
      <w:r>
        <w:rPr/>
        <w:t xml:space="preserve">. The second model we implement is derived from the Levenshtein distance, which is commonly used as a way to measure the distance between orthographic strings, for instance to define neighboring words </w:t>
      </w:r>
      <w:bookmarkStart w:id="10" w:name="ZOTERO_BREF_aew9Ng0CkUwa"/>
      <w:r>
        <w:rPr/>
        <w:t>(Luce &amp; Pisoni, 1998; Yarkoni et al., 2008)</w:t>
      </w:r>
      <w:bookmarkEnd w:id="10"/>
      <w:r>
        <w:rPr/>
        <w:t xml:space="preserve">. The Levenshtein distance refers to the minimum number of elementary changes required to transform string </w:t>
      </w:r>
      <w:r>
        <w:rPr/>
      </w:r>
      <m:oMath xmlns:m="http://schemas.openxmlformats.org/officeDocument/2006/math">
        <m:r>
          <m:t xml:space="preserve">i</m:t>
        </m:r>
      </m:oMath>
      <w:r>
        <w:rPr/>
        <w:t xml:space="preserve"> into string </w:t>
      </w:r>
      <w:r>
        <w:rPr/>
      </w:r>
      <m:oMath xmlns:m="http://schemas.openxmlformats.org/officeDocument/2006/math">
        <m:r>
          <m:t xml:space="preserve">j</m:t>
        </m:r>
      </m:oMath>
      <w:r>
        <w:rPr/>
        <w:t xml:space="preserve">. These changes include insertions, deletions, and substitions of elements. We will not re-describe the full equation for the Levenhstein distance here. Many packages implement the Levenshtein distance in most modern programming languages. To get the similarity between two strings, their Levenshtein distance </w:t>
      </w:r>
      <w:r>
        <w:rPr/>
      </w:r>
      <m:oMath xmlns:m="http://schemas.openxmlformats.org/officeDocument/2006/math">
        <m:r>
          <m:t xml:space="preserve">d</m:t>
        </m:r>
      </m:oMath>
      <w:r>
        <w:rPr/>
        <w:t xml:space="preserve"> is divided by their alignment length, and the result is subtracted from one:</w:t>
      </w:r>
    </w:p>
    <w:tbl>
      <w:tblPr>
        <w:tblW w:w="5000" w:type="pct"/>
        <w:jc w:val="start"/>
        <w:tblInd w:w="55" w:type="dxa"/>
        <w:tblLayout w:type="fixed"/>
        <w:tblCellMar>
          <w:top w:w="55" w:type="dxa"/>
          <w:start w:w="55" w:type="dxa"/>
          <w:bottom w:w="55" w:type="dxa"/>
          <w:end w:w="55" w:type="dxa"/>
        </w:tblCellMar>
        <w:tblLook w:val="04a0" w:noHBand="0" w:noVBand="1" w:firstColumn="1" w:lastRow="0" w:lastColumn="0" w:firstRow="1"/>
      </w:tblPr>
      <w:tblGrid>
        <w:gridCol w:w="8422"/>
        <w:gridCol w:w="937"/>
      </w:tblGrid>
      <w:tr>
        <w:trPr>
          <w:trHeight w:val="508" w:hRule="atLeast"/>
        </w:trPr>
        <w:tc>
          <w:tcPr>
            <w:tcW w:w="8422" w:type="dxa"/>
            <w:tcBorders/>
          </w:tcPr>
          <w:p>
            <w:pPr>
              <w:pStyle w:val="TableContents"/>
              <w:jc w:val="start"/>
              <w:rPr/>
            </w:pPr>
            <w:r>
              <w:rPr/>
            </w:r>
            <m:oMathPara xmlns:m="http://schemas.openxmlformats.org/officeDocument/2006/math">
              <m:oMathParaPr>
                <m:jc m:val="left"/>
              </m:oMathParaPr>
              <m:oMath>
                <m:sSub>
                  <m:e>
                    <m:r>
                      <m:t xml:space="preserve">S</m:t>
                    </m:r>
                  </m:e>
                  <m:sub>
                    <m:r>
                      <m:t xml:space="preserve">ij</m:t>
                    </m:r>
                  </m:sub>
                </m:sSub>
                <m:r>
                  <m:t xml:space="preserve">=</m:t>
                </m:r>
                <m:r>
                  <m:t xml:space="preserve">1</m:t>
                </m:r>
                <m:r>
                  <m:t xml:space="preserve">−</m:t>
                </m:r>
                <m:f>
                  <m:num>
                    <m:r>
                      <m:t xml:space="preserve">d</m:t>
                    </m:r>
                  </m:num>
                  <m:den>
                    <m:r>
                      <m:t xml:space="preserve">max</m:t>
                    </m:r>
                    <m:d>
                      <m:dPr>
                        <m:begChr m:val="("/>
                        <m:endChr m:val=")"/>
                      </m:dPr>
                      <m:e>
                        <m:d>
                          <m:dPr>
                            <m:begChr m:val="|"/>
                            <m:endChr m:val="|"/>
                          </m:dPr>
                          <m:e>
                            <m:r>
                              <m:t xml:space="preserve">i</m:t>
                            </m:r>
                          </m:e>
                        </m:d>
                        <m:r>
                          <m:t xml:space="preserve">,</m:t>
                        </m:r>
                        <m:d>
                          <m:dPr>
                            <m:begChr m:val="|"/>
                            <m:endChr m:val="|"/>
                          </m:dPr>
                          <m:e>
                            <m:r>
                              <m:t xml:space="preserve">j</m:t>
                            </m:r>
                          </m:e>
                        </m:d>
                      </m:e>
                    </m:d>
                  </m:den>
                </m:f>
              </m:oMath>
            </m:oMathPara>
          </w:p>
        </w:tc>
        <w:tc>
          <w:tcPr>
            <w:tcW w:w="937" w:type="dxa"/>
            <w:tcBorders/>
          </w:tcPr>
          <w:p>
            <w:pPr>
              <w:pStyle w:val="TableContents"/>
              <w:rPr/>
            </w:pPr>
            <w:r>
              <w:rPr/>
              <w:t>(3)</w:t>
            </w:r>
          </w:p>
        </w:tc>
      </w:tr>
    </w:tbl>
    <w:p>
      <w:pPr>
        <w:pStyle w:val="Normal"/>
        <w:rPr/>
      </w:pPr>
      <w:r>
        <w:rPr/>
      </w:r>
    </w:p>
    <w:p>
      <w:pPr>
        <w:pStyle w:val="Normal"/>
        <w:rPr/>
      </w:pPr>
      <w:r>
        <w:rPr/>
        <w:t xml:space="preserve">As for the slot coding model, the length </w:t>
      </w:r>
      <w:r>
        <w:rPr/>
      </w:r>
      <m:oMath xmlns:m="http://schemas.openxmlformats.org/officeDocument/2006/math">
        <m:d>
          <m:dPr>
            <m:begChr m:val="|"/>
            <m:endChr m:val="|"/>
          </m:dPr>
          <m:e>
            <m:r>
              <m:t xml:space="preserve">i</m:t>
            </m:r>
          </m:e>
        </m:d>
      </m:oMath>
      <w:r>
        <w:rPr/>
        <w:t xml:space="preserve"> of a string </w:t>
      </w:r>
      <w:r>
        <w:rPr/>
      </w:r>
      <m:oMath xmlns:m="http://schemas.openxmlformats.org/officeDocument/2006/math">
        <m:r>
          <m:t xml:space="preserve">i</m:t>
        </m:r>
      </m:oMath>
      <w:r>
        <w:rPr/>
        <w:t xml:space="preserve"> is its number of phonemes. Returning to the example above, it takes one addition to transform /rɪŋ/ into /brɪŋ/, leading to a similarity value of 0.75 (i.e., 1 - 1/4).</w:t>
      </w:r>
    </w:p>
    <w:p>
      <w:pPr>
        <w:pStyle w:val="Normal"/>
        <w:rPr/>
      </w:pPr>
      <w:r>
        <w:rPr/>
        <w:tab/>
      </w:r>
      <w:r>
        <w:rPr>
          <w:i/>
          <w:iCs/>
        </w:rPr>
        <w:t>Syllable model</w:t>
      </w:r>
      <w:r>
        <w:rPr/>
        <w:t xml:space="preserve">. The syllable model behaves similarly to a slot coding model, except that phonemes are matched according to their position within a syllable. Each syllable is decomposed into their onset, nucleus, and coda. The onset and the coda each consist of a variable number of consonants (in the limit, zero); the nucleus consists of a single vowel. Slots are dedicated to positions within a syllable, such as the first phoneme of the onset, the second phoneme of the onset, and so on. When two words are compared, the first step is to align their syllables with each other in their order within the word. When comparing syllables, we added a degree of flexibility at this step: When two words have a different number of syllables, the starting point of the comparison alignment is anchored at the syllable position which maximizes the similarity between both strings. For instance, when comparing “surface” and “resurface”, the alignment starts with the syllable “sur” in both words, and the excess syllable “re” in “resurface” is compared to an empty syllable in “surface”. Within each syllable, a match </w:t>
      </w:r>
      <w:r>
        <w:rPr/>
      </w:r>
      <m:oMath xmlns:m="http://schemas.openxmlformats.org/officeDocument/2006/math">
        <m:r>
          <m:t xml:space="preserve">M</m:t>
        </m:r>
      </m:oMath>
      <w:r>
        <w:rPr/>
        <w:t xml:space="preserve"> occurs whenever the strings share a phoneme at the same within-syllable position </w:t>
      </w:r>
      <w:r>
        <w:rPr/>
      </w:r>
      <m:oMath xmlns:m="http://schemas.openxmlformats.org/officeDocument/2006/math">
        <m:r>
          <m:t xml:space="preserve">k</m:t>
        </m:r>
      </m:oMath>
      <w:r>
        <w:rPr/>
        <w:t xml:space="preserve">. The similarity value is obtained by dividing the number of matches by the total number of comparisons </w:t>
      </w:r>
      <w:r>
        <w:rPr/>
      </w:r>
      <m:oMath xmlns:m="http://schemas.openxmlformats.org/officeDocument/2006/math">
        <m:r>
          <m:t xml:space="preserve">N</m:t>
        </m:r>
      </m:oMath>
      <w:r>
        <w:rPr/>
        <w:t>:</w:t>
      </w:r>
    </w:p>
    <w:tbl>
      <w:tblPr>
        <w:tblW w:w="5000" w:type="pct"/>
        <w:jc w:val="start"/>
        <w:tblInd w:w="55" w:type="dxa"/>
        <w:tblLayout w:type="fixed"/>
        <w:tblCellMar>
          <w:top w:w="55" w:type="dxa"/>
          <w:start w:w="55" w:type="dxa"/>
          <w:bottom w:w="55" w:type="dxa"/>
          <w:end w:w="55" w:type="dxa"/>
        </w:tblCellMar>
        <w:tblLook w:val="04a0" w:noHBand="0" w:noVBand="1" w:firstColumn="1" w:lastRow="0" w:lastColumn="0" w:firstRow="1"/>
      </w:tblPr>
      <w:tblGrid>
        <w:gridCol w:w="8422"/>
        <w:gridCol w:w="937"/>
      </w:tblGrid>
      <w:tr>
        <w:trPr>
          <w:trHeight w:val="508" w:hRule="atLeast"/>
        </w:trPr>
        <w:tc>
          <w:tcPr>
            <w:tcW w:w="8422" w:type="dxa"/>
            <w:tcBorders/>
          </w:tcPr>
          <w:p>
            <w:pPr>
              <w:pStyle w:val="TableContents"/>
              <w:jc w:val="start"/>
              <w:rPr/>
            </w:pPr>
            <w:r>
              <w:rPr/>
            </w:r>
            <m:oMathPara xmlns:m="http://schemas.openxmlformats.org/officeDocument/2006/math">
              <m:oMathParaPr>
                <m:jc m:val="left"/>
              </m:oMathParaPr>
              <m:oMath>
                <m:sSub>
                  <m:e>
                    <m:r>
                      <m:t xml:space="preserve">S</m:t>
                    </m:r>
                  </m:e>
                  <m:sub>
                    <m:r>
                      <m:t xml:space="preserve">ij</m:t>
                    </m:r>
                  </m:sub>
                </m:sSub>
                <m:r>
                  <m:t xml:space="preserve">=</m:t>
                </m:r>
                <m:f>
                  <m:num>
                    <m:nary>
                      <m:naryPr>
                        <m:chr m:val="∑"/>
                      </m:naryPr>
                      <m:sub>
                        <m:r>
                          <m:t xml:space="preserve">k</m:t>
                        </m:r>
                        <m:r>
                          <m:t xml:space="preserve">=</m:t>
                        </m:r>
                        <m:r>
                          <m:t xml:space="preserve">1</m:t>
                        </m:r>
                      </m:sub>
                      <m:sup>
                        <m:r>
                          <m:t xml:space="preserve">N</m:t>
                        </m:r>
                      </m:sup>
                      <m:e>
                        <m:sSub>
                          <m:e>
                            <m:r>
                              <m:t xml:space="preserve">M</m:t>
                            </m:r>
                          </m:e>
                          <m:sub>
                            <m:r>
                              <m:t xml:space="preserve">k</m:t>
                            </m:r>
                          </m:sub>
                        </m:sSub>
                      </m:e>
                    </m:nary>
                  </m:num>
                  <m:den>
                    <m:r>
                      <m:t xml:space="preserve">N</m:t>
                    </m:r>
                  </m:den>
                </m:f>
              </m:oMath>
            </m:oMathPara>
          </w:p>
        </w:tc>
        <w:tc>
          <w:tcPr>
            <w:tcW w:w="937" w:type="dxa"/>
            <w:tcBorders/>
          </w:tcPr>
          <w:p>
            <w:pPr>
              <w:pStyle w:val="TableContents"/>
              <w:rPr/>
            </w:pPr>
            <w:r>
              <w:rPr/>
              <w:t>(</w:t>
            </w:r>
            <w:ins w:id="0" w:author="Unknown Author" w:date="2025-09-25T12:06:56Z">
              <w:r>
                <w:rPr/>
                <w:t>4</w:t>
              </w:r>
            </w:ins>
            <w:del w:id="1" w:author="Unknown Author" w:date="2025-09-25T12:06:56Z">
              <w:r>
                <w:rPr/>
                <w:delText>3</w:delText>
              </w:r>
            </w:del>
            <w:r>
              <w:rPr/>
              <w:t>)</w:t>
            </w:r>
          </w:p>
        </w:tc>
      </w:tr>
    </w:tbl>
    <w:p>
      <w:pPr>
        <w:pStyle w:val="Normal"/>
        <w:rPr/>
      </w:pPr>
      <w:r>
        <w:rPr/>
      </w:r>
    </w:p>
    <w:p>
      <w:pPr>
        <w:pStyle w:val="Normal"/>
        <w:rPr/>
      </w:pPr>
      <w:r>
        <w:rPr/>
        <w:t>When the compared syllables both have no phonemes in a within-syllable position, no comparison occurs in those positions. For instance, both syllables /</w:t>
      </w:r>
      <w:bookmarkStart w:id="11" w:name="w0"/>
      <w:bookmarkEnd w:id="11"/>
      <w:r>
        <w:rPr/>
        <w:t>bi/ and /</w:t>
      </w:r>
      <w:bookmarkStart w:id="12" w:name="w6"/>
      <w:bookmarkEnd w:id="12"/>
      <w:r>
        <w:rPr/>
        <w:t>ki/ miss their coda. The number of comparisons for these two syllables is therefore 2. By contrast, when /in/ and /ki/ are compared, the onset of /ki/ is compared to the empty onset of /in/, yielding a mismatch, and the coda of /in/ is compared to the empty coda of /ki/, yielding another mismatch; the number of comparisons is 3.</w:t>
      </w:r>
      <w:ins w:id="2" w:author="Unknown Author" w:date="2025-09-30T11:58:41Z">
        <w:r>
          <w:rPr/>
          <w:t xml:space="preserve"> </w:t>
        </w:r>
      </w:ins>
      <w:ins w:id="3" w:author="Unknown Author" w:date="2025-09-30T12:07:22Z">
        <w:r>
          <w:rPr/>
          <w:t xml:space="preserve">This method of decomposing phoneme strings into subsyllabic components for comparison </w:t>
        </w:r>
      </w:ins>
      <w:ins w:id="4" w:author="Unknown Author" w:date="2025-09-30T12:07:22Z">
        <w:r>
          <w:rPr/>
          <w:t xml:space="preserve">closely resembles </w:t>
        </w:r>
      </w:ins>
      <w:ins w:id="5" w:author="Unknown Author" w:date="2025-09-30T11:58:41Z">
        <w:r>
          <w:rPr/>
          <w:t>the PSIMETRICA dissimilarity metric</w:t>
        </w:r>
      </w:ins>
      <w:ins w:id="6" w:author="Unknown Author" w:date="2025-09-30T11:59:57Z">
        <w:r>
          <w:rPr/>
          <w:t xml:space="preserve"> developed by </w:t>
        </w:r>
      </w:ins>
      <w:bookmarkStart w:id="13" w:name="ZOTERO_BREF_wyatm0h42slN"/>
      <w:del w:id="7" w:author="Unknown Author" w:date="2025-09-30T12:02:35Z">
        <w:r>
          <w:rPr/>
          <w:delText>(</w:delText>
        </w:r>
      </w:del>
      <w:r>
        <w:rPr/>
        <w:t>Mueller</w:t>
      </w:r>
      <w:ins w:id="8" w:author="Unknown Author" w:date="2025-09-30T12:02:38Z">
        <w:r>
          <w:rPr/>
          <w:t xml:space="preserve"> and colleagues</w:t>
        </w:r>
      </w:ins>
      <w:r>
        <w:rPr/>
        <w:t xml:space="preserve"> </w:t>
      </w:r>
      <w:del w:id="9" w:author="Unknown Author" w:date="2025-09-30T12:02:51Z">
        <w:r>
          <w:rPr/>
          <w:delText xml:space="preserve">et al., </w:delText>
        </w:r>
      </w:del>
      <w:ins w:id="10" w:author="Unknown Author" w:date="2025-09-30T12:02:53Z">
        <w:r>
          <w:rPr/>
          <w:t>(</w:t>
        </w:r>
      </w:ins>
      <w:r>
        <w:rPr/>
        <w:t>2003)</w:t>
      </w:r>
      <w:bookmarkEnd w:id="13"/>
      <w:ins w:id="11" w:author="Unknown Author" w:date="2025-09-30T12:02:56Z">
        <w:r>
          <w:rPr/>
          <w:t>.</w:t>
        </w:r>
      </w:ins>
    </w:p>
    <w:p>
      <w:pPr>
        <w:pStyle w:val="Normal"/>
        <w:rPr/>
      </w:pPr>
      <w:r>
        <w:rPr/>
        <w:tab/>
      </w:r>
      <w:r>
        <w:rPr>
          <w:i/>
          <w:iCs/>
        </w:rPr>
        <w:t>Closed biphone model</w:t>
      </w:r>
      <w:r>
        <w:rPr/>
        <w:t xml:space="preserve">. In the closed biphone model, words are represented as biphones, which are pairs of phonemes. Contrary to the open biphone model described below, only adjacent phonemes are considered. The computation of this similarity metric starts by extracting all biphones from each string. If a biphone appears more than once in a string, it is counted only once. The phonological similarity between two strings is obtained by dividing the number of biphones they share by the number of biphones in the longest set. Hence, given the sets </w:t>
      </w:r>
      <w:r>
        <w:rPr/>
      </w:r>
      <m:oMath xmlns:m="http://schemas.openxmlformats.org/officeDocument/2006/math">
        <m:sSub>
          <m:e>
            <m:r>
              <m:t xml:space="preserve">B</m:t>
            </m:r>
          </m:e>
          <m:sub>
            <m:r>
              <m:t xml:space="preserve">i</m:t>
            </m:r>
          </m:sub>
        </m:sSub>
      </m:oMath>
      <w:r>
        <w:rPr/>
        <w:t xml:space="preserve"> and </w:t>
      </w:r>
      <w:r>
        <w:rPr/>
      </w:r>
      <m:oMath xmlns:m="http://schemas.openxmlformats.org/officeDocument/2006/math">
        <m:sSub>
          <m:e>
            <m:r>
              <m:t xml:space="preserve">B</m:t>
            </m:r>
          </m:e>
          <m:sub>
            <m:r>
              <m:t xml:space="preserve">j</m:t>
            </m:r>
          </m:sub>
        </m:sSub>
      </m:oMath>
      <w:r>
        <w:rPr/>
        <w:t xml:space="preserve"> for strings </w:t>
      </w:r>
      <w:r>
        <w:rPr/>
      </w:r>
      <m:oMath xmlns:m="http://schemas.openxmlformats.org/officeDocument/2006/math">
        <m:r>
          <m:t xml:space="preserve">i</m:t>
        </m:r>
      </m:oMath>
      <w:r>
        <w:rPr/>
        <w:t xml:space="preserve"> and </w:t>
      </w:r>
      <w:r>
        <w:rPr/>
      </w:r>
      <m:oMath xmlns:m="http://schemas.openxmlformats.org/officeDocument/2006/math">
        <m:r>
          <m:t xml:space="preserve">j</m:t>
        </m:r>
      </m:oMath>
      <w:r>
        <w:rPr/>
        <w:t>, their phonological similarity is the length of their intersection, divided by their alignment length:</w:t>
      </w:r>
    </w:p>
    <w:tbl>
      <w:tblPr>
        <w:tblW w:w="5000" w:type="pct"/>
        <w:jc w:val="start"/>
        <w:tblInd w:w="55" w:type="dxa"/>
        <w:tblLayout w:type="fixed"/>
        <w:tblCellMar>
          <w:top w:w="55" w:type="dxa"/>
          <w:start w:w="55" w:type="dxa"/>
          <w:bottom w:w="55" w:type="dxa"/>
          <w:end w:w="55" w:type="dxa"/>
        </w:tblCellMar>
        <w:tblLook w:val="04a0" w:noHBand="0" w:noVBand="1" w:firstColumn="1" w:lastRow="0" w:lastColumn="0" w:firstRow="1"/>
      </w:tblPr>
      <w:tblGrid>
        <w:gridCol w:w="8422"/>
        <w:gridCol w:w="937"/>
      </w:tblGrid>
      <w:tr>
        <w:trPr>
          <w:trHeight w:val="808" w:hRule="atLeast"/>
        </w:trPr>
        <w:tc>
          <w:tcPr>
            <w:tcW w:w="8422" w:type="dxa"/>
            <w:tcBorders/>
          </w:tcPr>
          <w:p>
            <w:pPr>
              <w:pStyle w:val="TableContents"/>
              <w:jc w:val="start"/>
              <w:rPr/>
            </w:pPr>
            <w:r>
              <w:rPr/>
            </w:r>
            <m:oMathPara xmlns:m="http://schemas.openxmlformats.org/officeDocument/2006/math">
              <m:oMathParaPr>
                <m:jc m:val="left"/>
              </m:oMathParaPr>
              <m:oMath>
                <m:sSub>
                  <m:e>
                    <m:r>
                      <m:t xml:space="preserve">S</m:t>
                    </m:r>
                  </m:e>
                  <m:sub>
                    <m:r>
                      <m:t xml:space="preserve">ij</m:t>
                    </m:r>
                  </m:sub>
                </m:sSub>
                <m:r>
                  <m:t xml:space="preserve">=</m:t>
                </m:r>
                <m:f>
                  <m:num>
                    <m:d>
                      <m:dPr>
                        <m:begChr m:val="|"/>
                        <m:endChr m:val="|"/>
                      </m:dPr>
                      <m:e>
                        <m:sSub>
                          <m:e>
                            <m:r>
                              <m:t xml:space="preserve">B</m:t>
                            </m:r>
                          </m:e>
                          <m:sub>
                            <m:r>
                              <m:t xml:space="preserve">i</m:t>
                            </m:r>
                          </m:sub>
                        </m:sSub>
                        <m:r>
                          <m:t xml:space="preserve">∩</m:t>
                        </m:r>
                        <m:sSub>
                          <m:e>
                            <m:r>
                              <m:t xml:space="preserve">B</m:t>
                            </m:r>
                          </m:e>
                          <m:sub>
                            <m:r>
                              <m:t xml:space="preserve">j</m:t>
                            </m:r>
                          </m:sub>
                        </m:sSub>
                      </m:e>
                    </m:d>
                  </m:num>
                  <m:den>
                    <m:r>
                      <m:t xml:space="preserve">max</m:t>
                    </m:r>
                    <m:d>
                      <m:dPr>
                        <m:begChr m:val="("/>
                        <m:endChr m:val=")"/>
                      </m:dPr>
                      <m:e>
                        <m:d>
                          <m:dPr>
                            <m:begChr m:val="|"/>
                            <m:endChr m:val="|"/>
                          </m:dPr>
                          <m:e>
                            <m:sSub>
                              <m:e>
                                <m:r>
                                  <m:t xml:space="preserve">B</m:t>
                                </m:r>
                              </m:e>
                              <m:sub>
                                <m:r>
                                  <m:t xml:space="preserve">i</m:t>
                                </m:r>
                              </m:sub>
                            </m:sSub>
                          </m:e>
                        </m:d>
                        <m:r>
                          <m:t xml:space="preserve">,</m:t>
                        </m:r>
                        <m:d>
                          <m:dPr>
                            <m:begChr m:val="|"/>
                            <m:endChr m:val="|"/>
                          </m:dPr>
                          <m:e>
                            <m:sSub>
                              <m:e>
                                <m:r>
                                  <m:t xml:space="preserve">B</m:t>
                                </m:r>
                              </m:e>
                              <m:sub>
                                <m:r>
                                  <m:t xml:space="preserve">j</m:t>
                                </m:r>
                              </m:sub>
                            </m:sSub>
                          </m:e>
                        </m:d>
                      </m:e>
                    </m:d>
                  </m:den>
                </m:f>
              </m:oMath>
            </m:oMathPara>
          </w:p>
        </w:tc>
        <w:tc>
          <w:tcPr>
            <w:tcW w:w="937" w:type="dxa"/>
            <w:tcBorders/>
          </w:tcPr>
          <w:p>
            <w:pPr>
              <w:pStyle w:val="TableContents"/>
              <w:rPr/>
            </w:pPr>
            <w:r>
              <w:rPr/>
              <w:t>(5)</w:t>
            </w:r>
          </w:p>
        </w:tc>
      </w:tr>
    </w:tbl>
    <w:p>
      <w:pPr>
        <w:pStyle w:val="Normal"/>
        <w:rPr/>
      </w:pPr>
      <w:r>
        <w:rPr/>
      </w:r>
    </w:p>
    <w:p>
      <w:pPr>
        <w:pStyle w:val="Normal"/>
        <w:rPr/>
      </w:pPr>
      <w:r>
        <w:rPr/>
        <w:t>For instance, given the two strings /</w:t>
      </w:r>
      <w:bookmarkStart w:id="14" w:name="w0_Copy_4"/>
      <w:bookmarkEnd w:id="14"/>
      <w:r>
        <w:rPr/>
        <w:t>plaɪ/ and</w:t>
      </w:r>
      <w:bookmarkStart w:id="15" w:name="w8_Copy_2"/>
      <w:bookmarkEnd w:id="15"/>
      <w:r>
        <w:rPr/>
        <w:t xml:space="preserve"> /taɪ/ (“ply” and “thai”), their biphones are [/_p/, /pl/, /la/, /aɪ/, /ɪ_/] and [/_t/, /ta/, /aɪ/, /ɪ_/], and their similarity value is 0.4, because they both share the biphones /aɪ/ and /ɪ_/.</w:t>
      </w:r>
    </w:p>
    <w:p>
      <w:pPr>
        <w:pStyle w:val="Normal"/>
        <w:rPr>
          <w:ins w:id="12" w:author="Unknown Author" w:date="2025-09-30T12:08:04Z"/>
        </w:rPr>
      </w:pPr>
      <w:r>
        <w:rPr>
          <w:i/>
          <w:iCs/>
        </w:rPr>
        <w:tab/>
        <w:t>Open biphone model</w:t>
      </w:r>
      <w:r>
        <w:rPr/>
        <w:t>. The open biphone model is similar to the closed biphone model and is computed using Eq. 5 above, with the exception that non-adjacent biphones are considered up to N positions between their phonemes, where N refers to the level of openness. With N = 0, the closed biphone and open biphone models are identical.  Returning to the example above, and considering a level of openness of N = 1, the biphones of /</w:t>
      </w:r>
      <w:bookmarkStart w:id="16" w:name="w0_Copy_4_Copy_1"/>
      <w:bookmarkEnd w:id="16"/>
      <w:r>
        <w:rPr/>
        <w:t xml:space="preserve">plaɪ/ and </w:t>
      </w:r>
      <w:bookmarkStart w:id="17" w:name="w8_Copy_3"/>
      <w:bookmarkEnd w:id="17"/>
      <w:r>
        <w:rPr/>
        <w:t>/</w:t>
      </w:r>
      <w:bookmarkStart w:id="18" w:name="w8_Copy_2_Copy_1"/>
      <w:bookmarkEnd w:id="18"/>
      <w:r>
        <w:rPr/>
        <w:t>taɪ/ are [/_p/, /pl/, /pa/, /la/, /lɪ/, /aɪ/, /ɪ_/] and [/_t/, /ta/, /tɪ/, /aɪ/, /ɪ_/], respectively, and their similarity value is 0.286. We treat the level of openness as a free parameter, setting a maximum of N = 5. This means that we considered five open biphone models: One for each level of openness.</w:t>
      </w:r>
    </w:p>
    <w:p>
      <w:pPr>
        <w:pStyle w:val="Normal"/>
        <w:rPr/>
      </w:pPr>
      <w:ins w:id="13" w:author="Unknown Author" w:date="2025-09-30T12:08:04Z">
        <w:r>
          <w:rPr/>
          <w:tab/>
        </w:r>
      </w:ins>
      <w:ins w:id="14" w:author="Unknown Author" w:date="2025-09-30T12:12:28Z">
        <w:r>
          <w:rPr/>
          <w:t>Note that when phonemes are matched, each comparison is treated dichotomously. In reality, phonemic differences are often more gradual. We intentionally omit phonemic similarity in our approach to keep the comparison simple. This omission is not problematic, as it applies equally across all similarity metrics and our focus is on comparing models with one another. Future studies should examine the role of more fine-grained phonemic changes to provide a more complete picture.</w:t>
        </w:r>
      </w:ins>
    </w:p>
    <w:p>
      <w:pPr>
        <w:pStyle w:val="Normal"/>
        <w:rPr/>
      </w:pPr>
      <w:r>
        <w:rPr/>
      </w:r>
    </w:p>
    <w:p>
      <w:pPr>
        <w:pStyle w:val="Heading2"/>
        <w:numPr>
          <w:ilvl w:val="0"/>
          <w:numId w:val="3"/>
        </w:numPr>
        <w:rPr/>
      </w:pPr>
      <w:r>
        <w:rPr/>
        <w:t>The Working Memory Model</w:t>
      </w:r>
    </w:p>
    <w:p>
      <w:pPr>
        <w:pStyle w:val="Normal"/>
        <w:rPr/>
      </w:pPr>
      <w:r>
        <w:rPr/>
        <w:tab/>
      </w:r>
      <w:ins w:id="15" w:author="Unknown Author" w:date="2025-09-25T09:54:27Z">
        <w:r>
          <w:rPr/>
          <w:t xml:space="preserve">The model we use to integrate the similarity metrics described above is the interference model recently developed by </w:t>
        </w:r>
      </w:ins>
      <w:bookmarkStart w:id="19" w:name="ZOTERO_BREF_l3M1iLDYGouI"/>
      <w:ins w:id="16" w:author="Unknown Author" w:date="2025-09-25T09:54:27Z">
        <w:r>
          <w:rPr/>
          <w:t>Oberauer and Lin (2024)</w:t>
        </w:r>
      </w:ins>
      <w:bookmarkEnd w:id="19"/>
      <w:ins w:id="17" w:author="Unknown Author" w:date="2025-09-25T09:54:27Z">
        <w:r>
          <w:rPr/>
          <w:t xml:space="preserve">, which shares core assumptions with many other serial recall models </w:t>
        </w:r>
      </w:ins>
      <w:bookmarkStart w:id="20" w:name="ZOTERO_BREF_DpXAPkdPw0u7"/>
      <w:ins w:id="18" w:author="Unknown Author" w:date="2025-09-25T09:54:27Z">
        <w:r>
          <w:rPr/>
          <w:t>(Farrell &amp; Lewandowsky, 2002; Henson, 1998; Oberauer et al., 2012)</w:t>
        </w:r>
      </w:ins>
      <w:bookmarkEnd w:id="20"/>
      <w:ins w:id="19" w:author="Unknown Author" w:date="2025-09-25T09:54:27Z">
        <w:r>
          <w:rPr/>
          <w:t xml:space="preserve">. In the interference model, </w:t>
        </w:r>
      </w:ins>
      <w:r>
        <w:rPr/>
        <w:t>both items and contexts are represented as feature vectors. The</w:t>
      </w:r>
      <w:del w:id="20" w:author="Unknown Author" w:date="2025-09-29T10:43:44Z">
        <w:r>
          <w:rPr/>
          <w:delText xml:space="preserve"> core</w:delText>
        </w:r>
      </w:del>
      <w:r>
        <w:rPr/>
        <w:t xml:space="preserve"> process of encoding an item occurs through Hebbian learning associating item and context vectors to each other. Items have pairwise similarity values as defined by the equations described in the previous section. For any two items </w:t>
      </w:r>
      <w:r>
        <w:rPr/>
      </w:r>
      <m:oMath xmlns:m="http://schemas.openxmlformats.org/officeDocument/2006/math">
        <m:r>
          <m:t xml:space="preserve">i</m:t>
        </m:r>
      </m:oMath>
      <w:r>
        <w:rPr/>
        <w:t xml:space="preserve"> and </w:t>
      </w:r>
      <w:r>
        <w:rPr/>
      </w:r>
      <m:oMath xmlns:m="http://schemas.openxmlformats.org/officeDocument/2006/math">
        <m:r>
          <m:t xml:space="preserve">j</m:t>
        </m:r>
      </m:oMath>
      <w:r>
        <w:rPr/>
        <w:t xml:space="preserve">, we transform their similarity value </w:t>
      </w:r>
      <w:r>
        <w:rPr/>
      </w:r>
      <m:oMath xmlns:m="http://schemas.openxmlformats.org/officeDocument/2006/math">
        <m:sSub>
          <m:e>
            <m:r>
              <m:t xml:space="preserve">S</m:t>
            </m:r>
          </m:e>
          <m:sub>
            <m:r>
              <m:t xml:space="preserve">ij</m:t>
            </m:r>
          </m:sub>
        </m:sSub>
      </m:oMath>
      <w:r>
        <w:rPr/>
        <w:t xml:space="preserve"> into psychological similarity </w:t>
      </w:r>
      <w:bookmarkStart w:id="21" w:name="ZOTERO_BREF_Bm4dvrPmwsB6"/>
      <w:r>
        <w:rPr/>
        <w:t>(Brown et al., 2007; Nosofsky, 1986)</w:t>
      </w:r>
      <w:bookmarkEnd w:id="21"/>
      <w:r>
        <w:rPr/>
        <w:t>:</w:t>
      </w:r>
    </w:p>
    <w:tbl>
      <w:tblPr>
        <w:tblW w:w="5000" w:type="pct"/>
        <w:jc w:val="start"/>
        <w:tblInd w:w="55" w:type="dxa"/>
        <w:tblLayout w:type="fixed"/>
        <w:tblCellMar>
          <w:top w:w="55" w:type="dxa"/>
          <w:start w:w="55" w:type="dxa"/>
          <w:bottom w:w="55" w:type="dxa"/>
          <w:end w:w="55" w:type="dxa"/>
        </w:tblCellMar>
        <w:tblLook w:val="04a0" w:noHBand="0" w:noVBand="1" w:firstColumn="1" w:lastRow="0" w:lastColumn="0" w:firstRow="1"/>
      </w:tblPr>
      <w:tblGrid>
        <w:gridCol w:w="8422"/>
        <w:gridCol w:w="937"/>
      </w:tblGrid>
      <w:tr>
        <w:trPr>
          <w:trHeight w:val="808" w:hRule="atLeast"/>
        </w:trPr>
        <w:tc>
          <w:tcPr>
            <w:tcW w:w="8422" w:type="dxa"/>
            <w:tcBorders/>
          </w:tcPr>
          <w:p>
            <w:pPr>
              <w:pStyle w:val="TableContents"/>
              <w:jc w:val="start"/>
              <w:rPr/>
            </w:pPr>
            <w:r>
              <w:rPr/>
            </w:r>
            <m:oMathPara xmlns:m="http://schemas.openxmlformats.org/officeDocument/2006/math">
              <m:oMathParaPr>
                <m:jc m:val="left"/>
              </m:oMathParaPr>
              <m:oMath>
                <m:sSub>
                  <m:e>
                    <m:r>
                      <m:t xml:space="preserve">ψ</m:t>
                    </m:r>
                  </m:e>
                  <m:sub>
                    <m:r>
                      <m:t xml:space="preserve">ij</m:t>
                    </m:r>
                  </m:sub>
                </m:sSub>
                <m:r>
                  <m:t xml:space="preserve">=</m:t>
                </m:r>
                <m:r>
                  <m:t xml:space="preserve">exp</m:t>
                </m:r>
                <m:d>
                  <m:dPr>
                    <m:begChr m:val="("/>
                    <m:endChr m:val=")"/>
                  </m:dPr>
                  <m:e>
                    <m:r>
                      <m:t xml:space="preserve">−</m:t>
                    </m:r>
                    <m:r>
                      <m:t xml:space="preserve">b</m:t>
                    </m:r>
                    <m:d>
                      <m:dPr>
                        <m:begChr m:val="["/>
                        <m:endChr m:val="]"/>
                      </m:dPr>
                      <m:e>
                        <m:r>
                          <m:t xml:space="preserve">1</m:t>
                        </m:r>
                        <m:r>
                          <m:t xml:space="preserve">−</m:t>
                        </m:r>
                        <m:sSub>
                          <m:e>
                            <m:r>
                              <m:t xml:space="preserve">S</m:t>
                            </m:r>
                          </m:e>
                          <m:sub>
                            <m:r>
                              <m:t xml:space="preserve">ij</m:t>
                            </m:r>
                          </m:sub>
                        </m:sSub>
                      </m:e>
                    </m:d>
                  </m:e>
                </m:d>
              </m:oMath>
            </m:oMathPara>
          </w:p>
        </w:tc>
        <w:tc>
          <w:tcPr>
            <w:tcW w:w="937" w:type="dxa"/>
            <w:tcBorders/>
          </w:tcPr>
          <w:p>
            <w:pPr>
              <w:pStyle w:val="TableContents"/>
              <w:rPr/>
            </w:pPr>
            <w:r>
              <w:rPr/>
              <w:t>(6)</w:t>
            </w:r>
          </w:p>
        </w:tc>
      </w:tr>
    </w:tbl>
    <w:p>
      <w:pPr>
        <w:pStyle w:val="Normal"/>
        <w:rPr/>
      </w:pPr>
      <w:r>
        <w:rPr/>
      </w:r>
    </w:p>
    <w:p>
      <w:pPr>
        <w:pStyle w:val="Normal"/>
        <w:rPr/>
      </w:pPr>
      <w:r>
        <w:rPr/>
        <w:t xml:space="preserve">Where </w:t>
      </w:r>
      <w:r>
        <w:rPr/>
      </w:r>
      <m:oMath xmlns:m="http://schemas.openxmlformats.org/officeDocument/2006/math">
        <m:r>
          <m:t xml:space="preserve">b</m:t>
        </m:r>
      </m:oMath>
      <w:r>
        <w:rPr/>
        <w:t xml:space="preserve"> is a scale parameter that we vary freely. The </w:t>
      </w:r>
      <w:r>
        <w:rPr/>
      </w:r>
      <m:oMath xmlns:m="http://schemas.openxmlformats.org/officeDocument/2006/math">
        <m:sSub>
          <m:e>
            <m:r>
              <m:t xml:space="preserve">S</m:t>
            </m:r>
          </m:e>
          <m:sub>
            <m:r>
              <m:t xml:space="preserve">ij</m:t>
            </m:r>
          </m:sub>
        </m:sSub>
      </m:oMath>
      <w:r>
        <w:rPr/>
        <w:t xml:space="preserve"> value is determined by the metric considered. Specifically, for each similarity metric, we build a matrix of similarities for the words in each trial.</w:t>
      </w:r>
      <w:ins w:id="21" w:author="Unknown Author" w:date="2025-09-25T11:29:46Z">
        <w:r>
          <w:rPr/>
          <w:t xml:space="preserve"> Each item in the vocabulary has a similarity value with the list items, and this similarity causes the model to produce extra-list intrusions (</w:t>
        </w:r>
      </w:ins>
      <w:ins w:id="22" w:author="Unknown Author" w:date="2025-09-25T11:29:46Z">
        <w:r>
          <w:rPr>
            <w:rFonts w:eastAsia="Noto Serif CJK SC" w:cs="Lohit Devanagari"/>
            <w:color w:val="auto"/>
            <w:kern w:val="2"/>
            <w:sz w:val="24"/>
            <w:szCs w:val="24"/>
            <w:lang w:val="en-US" w:eastAsia="zh-CN" w:bidi="hi-IN"/>
          </w:rPr>
          <w:t>i.e.</w:t>
        </w:r>
      </w:ins>
      <w:ins w:id="23" w:author="Unknown Author" w:date="2025-09-25T11:29:46Z">
        <w:r>
          <w:rPr/>
          <w:t xml:space="preserve">, recalling an item that was not part of the encoding list). Instead of computing the similarity for all possible words in the lexicon, we estimate it using a free parameter </w:t>
        </w:r>
      </w:ins>
      <w:r>
        <w:rPr/>
      </w:r>
      <m:oMath xmlns:m="http://schemas.openxmlformats.org/officeDocument/2006/math">
        <m:r>
          <m:t xml:space="preserve">ω</m:t>
        </m:r>
      </m:oMath>
      <w:ins w:id="24" w:author="Unknown Author" w:date="2025-09-25T11:29:46Z">
        <w:r>
          <w:rPr/>
          <w:t xml:space="preserve"> which represents the summed similarity between the list items and all other items in the vocabulary:</w:t>
        </w:r>
      </w:ins>
    </w:p>
    <w:tbl>
      <w:tblPr>
        <w:tblW w:w="5000" w:type="pct"/>
        <w:jc w:val="start"/>
        <w:tblInd w:w="55" w:type="dxa"/>
        <w:tblLayout w:type="fixed"/>
        <w:tblCellMar>
          <w:top w:w="55" w:type="dxa"/>
          <w:start w:w="55" w:type="dxa"/>
          <w:bottom w:w="55" w:type="dxa"/>
          <w:end w:w="55" w:type="dxa"/>
        </w:tblCellMar>
        <w:tblLook w:val="04a0" w:noHBand="0" w:noVBand="1" w:firstColumn="1" w:lastRow="0" w:lastColumn="0" w:firstRow="1"/>
      </w:tblPr>
      <w:tblGrid>
        <w:gridCol w:w="8422"/>
        <w:gridCol w:w="937"/>
      </w:tblGrid>
      <w:tr>
        <w:trPr>
          <w:ins w:id="25" w:author="Unknown Author" w:date="2025-09-25T11:29:46Z"/>
          <w:trHeight w:val="808" w:hRule="atLeast"/>
        </w:trPr>
        <w:tc>
          <w:tcPr>
            <w:tcW w:w="8422" w:type="dxa"/>
            <w:tcBorders/>
          </w:tcPr>
          <w:p>
            <w:pPr>
              <w:pStyle w:val="TableContents"/>
              <w:jc w:val="start"/>
              <w:rPr/>
            </w:pPr>
            <w:r>
              <w:rPr/>
            </w:r>
            <m:oMathPara xmlns:m="http://schemas.openxmlformats.org/officeDocument/2006/math">
              <m:oMathParaPr>
                <m:jc m:val="left"/>
              </m:oMathParaPr>
              <m:oMath>
                <m:sSub>
                  <m:e>
                    <m:r>
                      <m:t xml:space="preserve">S</m:t>
                    </m:r>
                  </m:e>
                  <m:sub>
                    <m:r>
                      <m:t xml:space="preserve">i</m:t>
                    </m:r>
                    <m:r>
                      <m:t xml:space="preserve">,</m:t>
                    </m:r>
                    <m:r>
                      <m:t xml:space="preserve">n</m:t>
                    </m:r>
                    <m:r>
                      <m:t xml:space="preserve">+</m:t>
                    </m:r>
                    <m:r>
                      <m:t xml:space="preserve">1</m:t>
                    </m:r>
                  </m:sub>
                </m:sSub>
                <m:r>
                  <m:t xml:space="preserve">=</m:t>
                </m:r>
                <m:r>
                  <m:t xml:space="preserve">ω</m:t>
                </m:r>
              </m:oMath>
            </m:oMathPara>
          </w:p>
        </w:tc>
        <w:tc>
          <w:tcPr>
            <w:tcW w:w="937" w:type="dxa"/>
            <w:tcBorders/>
          </w:tcPr>
          <w:p>
            <w:pPr>
              <w:pStyle w:val="TableContents"/>
              <w:rPr/>
            </w:pPr>
            <w:ins w:id="26" w:author="Unknown Author" w:date="2025-09-25T11:29:46Z">
              <w:r>
                <w:rPr/>
                <w:t>(7)</w:t>
              </w:r>
            </w:ins>
          </w:p>
        </w:tc>
      </w:tr>
    </w:tbl>
    <w:p>
      <w:pPr>
        <w:pStyle w:val="Normal"/>
        <w:rPr/>
      </w:pPr>
      <w:r>
        <w:rPr/>
      </w:r>
    </w:p>
    <w:p>
      <w:pPr>
        <w:pStyle w:val="Normal"/>
        <w:rPr/>
      </w:pPr>
      <w:ins w:id="27" w:author="Unknown Author" w:date="2025-09-25T11:45:01Z">
        <w:r>
          <w:rPr/>
          <w:t xml:space="preserve">Where </w:t>
        </w:r>
      </w:ins>
      <w:r>
        <w:rPr/>
      </w:r>
      <m:oMath xmlns:m="http://schemas.openxmlformats.org/officeDocument/2006/math">
        <m:r>
          <m:t xml:space="preserve">n</m:t>
        </m:r>
      </m:oMath>
      <w:ins w:id="28" w:author="Unknown Author" w:date="2025-09-25T11:45:10Z">
        <w:r>
          <w:rPr/>
          <w:t xml:space="preserve"> refers to the number of memoranda.</w:t>
        </w:r>
      </w:ins>
      <w:r>
        <w:rPr/>
        <w:t xml:space="preserve"> The similarity between contexts decreases exponentially as their positional distances increase. Hence, the contextual overlap </w:t>
      </w:r>
      <w:r>
        <w:rPr/>
      </w:r>
      <m:oMath xmlns:m="http://schemas.openxmlformats.org/officeDocument/2006/math">
        <m:sSub>
          <m:e>
            <m:r>
              <m:t xml:space="preserve">C</m:t>
            </m:r>
          </m:e>
          <m:sub>
            <m:r>
              <m:t xml:space="preserve">jk</m:t>
            </m:r>
          </m:sub>
        </m:sSub>
      </m:oMath>
      <w:r>
        <w:rPr/>
        <w:t xml:space="preserve"> between two contexts </w:t>
      </w:r>
      <w:r>
        <w:rPr/>
      </w:r>
      <m:oMath xmlns:m="http://schemas.openxmlformats.org/officeDocument/2006/math">
        <m:r>
          <m:t xml:space="preserve">j</m:t>
        </m:r>
      </m:oMath>
      <w:r>
        <w:rPr/>
        <w:t xml:space="preserve"> and </w:t>
      </w:r>
      <w:r>
        <w:rPr/>
      </w:r>
      <m:oMath xmlns:m="http://schemas.openxmlformats.org/officeDocument/2006/math">
        <m:r>
          <m:t xml:space="preserve">k</m:t>
        </m:r>
      </m:oMath>
      <w:r>
        <w:rPr/>
        <w:t xml:space="preserve"> is given by:</w:t>
      </w:r>
    </w:p>
    <w:tbl>
      <w:tblPr>
        <w:tblW w:w="5000" w:type="pct"/>
        <w:jc w:val="start"/>
        <w:tblInd w:w="55" w:type="dxa"/>
        <w:tblLayout w:type="fixed"/>
        <w:tblCellMar>
          <w:top w:w="55" w:type="dxa"/>
          <w:start w:w="55" w:type="dxa"/>
          <w:bottom w:w="55" w:type="dxa"/>
          <w:end w:w="55" w:type="dxa"/>
        </w:tblCellMar>
        <w:tblLook w:val="04a0" w:noHBand="0" w:noVBand="1" w:firstColumn="1" w:lastRow="0" w:lastColumn="0" w:firstRow="1"/>
      </w:tblPr>
      <w:tblGrid>
        <w:gridCol w:w="8422"/>
        <w:gridCol w:w="937"/>
      </w:tblGrid>
      <w:tr>
        <w:trPr>
          <w:trHeight w:val="808" w:hRule="atLeast"/>
        </w:trPr>
        <w:tc>
          <w:tcPr>
            <w:tcW w:w="8422" w:type="dxa"/>
            <w:tcBorders/>
          </w:tcPr>
          <w:p>
            <w:pPr>
              <w:pStyle w:val="TableContents"/>
              <w:jc w:val="start"/>
              <w:rPr/>
            </w:pPr>
            <w:r>
              <w:rPr/>
            </w:r>
            <m:oMathPara xmlns:m="http://schemas.openxmlformats.org/officeDocument/2006/math">
              <m:oMathParaPr>
                <m:jc m:val="left"/>
              </m:oMathParaPr>
              <m:oMath>
                <m:sSub>
                  <m:e>
                    <m:r>
                      <m:t xml:space="preserve">C</m:t>
                    </m:r>
                  </m:e>
                  <m:sub>
                    <m:r>
                      <m:t xml:space="preserve">jk</m:t>
                    </m:r>
                  </m:sub>
                </m:sSub>
                <m:r>
                  <m:t xml:space="preserve">=</m:t>
                </m:r>
                <m:sSup>
                  <m:e>
                    <m:r>
                      <m:t xml:space="preserve">P</m:t>
                    </m:r>
                  </m:e>
                  <m:sup>
                    <m:d>
                      <m:dPr>
                        <m:begChr m:val="|"/>
                        <m:endChr m:val="|"/>
                      </m:dPr>
                      <m:e>
                        <m:r>
                          <m:t xml:space="preserve">j</m:t>
                        </m:r>
                        <m:r>
                          <m:t xml:space="preserve">−</m:t>
                        </m:r>
                        <m:r>
                          <m:t xml:space="preserve">k</m:t>
                        </m:r>
                      </m:e>
                    </m:d>
                  </m:sup>
                </m:sSup>
              </m:oMath>
            </m:oMathPara>
          </w:p>
        </w:tc>
        <w:tc>
          <w:tcPr>
            <w:tcW w:w="937" w:type="dxa"/>
            <w:tcBorders/>
          </w:tcPr>
          <w:p>
            <w:pPr>
              <w:pStyle w:val="TableContents"/>
              <w:rPr/>
            </w:pPr>
            <w:r>
              <w:rPr/>
              <w:t>(</w:t>
            </w:r>
            <w:ins w:id="29" w:author="Unknown Author" w:date="2025-09-25T11:38:51Z">
              <w:r>
                <w:rPr/>
                <w:t>8</w:t>
              </w:r>
            </w:ins>
            <w:del w:id="30" w:author="Unknown Author" w:date="2025-09-25T11:38:51Z">
              <w:r>
                <w:rPr/>
                <w:delText>7</w:delText>
              </w:r>
            </w:del>
            <w:r>
              <w:rPr/>
              <w:t>)</w:t>
            </w:r>
          </w:p>
        </w:tc>
      </w:tr>
    </w:tbl>
    <w:p>
      <w:pPr>
        <w:pStyle w:val="Normal"/>
        <w:rPr/>
      </w:pPr>
      <w:r>
        <w:rPr/>
      </w:r>
    </w:p>
    <w:p>
      <w:pPr>
        <w:pStyle w:val="Normal"/>
        <w:rPr/>
      </w:pPr>
      <w:r>
        <w:rPr/>
        <w:t xml:space="preserve">Where </w:t>
      </w:r>
      <w:r>
        <w:rPr/>
      </w:r>
      <m:oMath xmlns:m="http://schemas.openxmlformats.org/officeDocument/2006/math">
        <m:r>
          <m:t xml:space="preserve">P</m:t>
        </m:r>
      </m:oMath>
      <w:r>
        <w:rPr/>
        <w:t xml:space="preserve"> is a free parameter controlling the positional overlap. This theoretical assumption is required to model the fact that confusion errors are more likely to occur between close than between distant serial positions </w:t>
      </w:r>
      <w:bookmarkStart w:id="22" w:name="ZOTERO_BREF_rBbr7fy2pb8I"/>
      <w:r>
        <w:rPr/>
        <w:t>(e.g., Farrell et al., 2011; Henson, 1998)</w:t>
      </w:r>
      <w:bookmarkEnd w:id="22"/>
      <w:r>
        <w:rPr/>
        <w:t>.</w:t>
      </w:r>
    </w:p>
    <w:p>
      <w:pPr>
        <w:pStyle w:val="Normal"/>
        <w:rPr/>
      </w:pPr>
      <w:r>
        <w:rPr/>
        <w:tab/>
      </w:r>
      <w:ins w:id="31" w:author="Unknown Author" w:date="2025-09-25T15:00:55Z">
        <w:r>
          <w:rPr/>
          <w:t xml:space="preserve">The encoding strength of an item </w:t>
        </w:r>
      </w:ins>
      <w:r>
        <w:rPr/>
      </w:r>
      <m:oMath xmlns:m="http://schemas.openxmlformats.org/officeDocument/2006/math">
        <m:r>
          <m:t xml:space="preserve">i</m:t>
        </m:r>
      </m:oMath>
      <w:ins w:id="32" w:author="Unknown Author" w:date="2025-09-25T15:00:55Z">
        <w:r>
          <w:rPr>
            <w:rFonts w:eastAsia="Noto Serif CJK SC" w:cs="Lohit Devanagari"/>
            <w:color w:val="auto"/>
            <w:kern w:val="2"/>
            <w:sz w:val="24"/>
            <w:szCs w:val="24"/>
            <w:lang w:val="en-US" w:eastAsia="zh-CN" w:bidi="hi-IN"/>
          </w:rPr>
          <w:t xml:space="preserve"> to its context </w:t>
        </w:r>
      </w:ins>
      <w:r>
        <w:rPr/>
      </w:r>
      <m:oMath xmlns:m="http://schemas.openxmlformats.org/officeDocument/2006/math">
        <m:r>
          <m:t xml:space="preserve">k</m:t>
        </m:r>
      </m:oMath>
      <w:ins w:id="33" w:author="Unknown Author" w:date="2025-09-25T15:00:55Z">
        <w:r>
          <w:rPr/>
          <w:t xml:space="preserve"> is weighted by </w:t>
        </w:r>
      </w:ins>
      <w:ins w:id="34" w:author="Unknown Author" w:date="2025-09-25T10:44:53Z">
        <w:r>
          <w:rPr>
            <w:rFonts w:eastAsia="Noto Serif CJK SC" w:cs="Lohit Devanagari"/>
            <w:color w:val="auto"/>
            <w:kern w:val="2"/>
            <w:sz w:val="24"/>
            <w:szCs w:val="24"/>
            <w:lang w:val="en-US" w:eastAsia="zh-CN" w:bidi="hi-IN"/>
          </w:rPr>
          <w:t>a primacy gradient of binding strength and an automatic updating process:</w:t>
        </w:r>
      </w:ins>
    </w:p>
    <w:tbl>
      <w:tblPr>
        <w:tblW w:w="5000" w:type="pct"/>
        <w:jc w:val="start"/>
        <w:tblInd w:w="55" w:type="dxa"/>
        <w:tblLayout w:type="fixed"/>
        <w:tblCellMar>
          <w:top w:w="55" w:type="dxa"/>
          <w:start w:w="55" w:type="dxa"/>
          <w:bottom w:w="55" w:type="dxa"/>
          <w:end w:w="55" w:type="dxa"/>
        </w:tblCellMar>
        <w:tblLook w:val="04a0" w:noHBand="0" w:noVBand="1" w:firstColumn="1" w:lastRow="0" w:lastColumn="0" w:firstRow="1"/>
      </w:tblPr>
      <w:tblGrid>
        <w:gridCol w:w="8422"/>
        <w:gridCol w:w="937"/>
      </w:tblGrid>
      <w:tr>
        <w:trPr>
          <w:trHeight w:val="808" w:hRule="atLeast"/>
        </w:trPr>
        <w:tc>
          <w:tcPr>
            <w:tcW w:w="8422" w:type="dxa"/>
            <w:tcBorders/>
          </w:tcPr>
          <w:p>
            <w:pPr>
              <w:pStyle w:val="TableContents"/>
              <w:jc w:val="start"/>
              <w:rPr/>
            </w:pPr>
            <w:r>
              <w:rPr/>
            </w:r>
            <m:oMathPara xmlns:m="http://schemas.openxmlformats.org/officeDocument/2006/math">
              <m:oMathParaPr>
                <m:jc m:val="left"/>
              </m:oMathParaPr>
              <m:oMath>
                <m:sSub>
                  <m:e>
                    <m:r>
                      <m:t xml:space="preserve">η</m:t>
                    </m:r>
                  </m:e>
                  <m:sub>
                    <m:r>
                      <m:t xml:space="preserve">k</m:t>
                    </m:r>
                  </m:sub>
                </m:sSub>
                <m:r>
                  <m:t xml:space="preserve">=</m:t>
                </m:r>
                <m:d>
                  <m:dPr>
                    <m:begChr m:val="("/>
                    <m:endChr m:val=")"/>
                  </m:dPr>
                  <m:e>
                    <m:r>
                      <m:t xml:space="preserve">1.0</m:t>
                    </m:r>
                    <m:r>
                      <m:t xml:space="preserve">+</m:t>
                    </m:r>
                    <m:r>
                      <m:t xml:space="preserve">α</m:t>
                    </m:r>
                    <m:sSup>
                      <m:e>
                        <m:r>
                          <m:t xml:space="preserve">γ</m:t>
                        </m:r>
                      </m:e>
                      <m:sup>
                        <m:r>
                          <m:t xml:space="preserve">k</m:t>
                        </m:r>
                        <m:r>
                          <m:t xml:space="preserve">−</m:t>
                        </m:r>
                        <m:r>
                          <m:t xml:space="preserve">1</m:t>
                        </m:r>
                      </m:sup>
                    </m:sSup>
                  </m:e>
                </m:d>
                <m:sSup>
                  <m:e>
                    <m:r>
                      <m:t xml:space="preserve">δ</m:t>
                    </m:r>
                  </m:e>
                  <m:sup>
                    <m:r>
                      <m:t xml:space="preserve">n</m:t>
                    </m:r>
                    <m:r>
                      <m:t xml:space="preserve">−</m:t>
                    </m:r>
                    <m:r>
                      <m:t xml:space="preserve">k</m:t>
                    </m:r>
                  </m:sup>
                </m:sSup>
              </m:oMath>
            </m:oMathPara>
          </w:p>
        </w:tc>
        <w:tc>
          <w:tcPr>
            <w:tcW w:w="937" w:type="dxa"/>
            <w:tcBorders/>
          </w:tcPr>
          <w:p>
            <w:pPr>
              <w:pStyle w:val="TableContents"/>
              <w:rPr/>
            </w:pPr>
            <w:r>
              <w:rPr/>
              <w:t>(</w:t>
            </w:r>
            <w:ins w:id="35" w:author="Unknown Author" w:date="2025-09-25T11:38:54Z">
              <w:r>
                <w:rPr/>
                <w:t>9</w:t>
              </w:r>
            </w:ins>
            <w:del w:id="36" w:author="Unknown Author" w:date="2025-09-25T11:38:54Z">
              <w:r>
                <w:rPr/>
                <w:delText>8</w:delText>
              </w:r>
            </w:del>
            <w:r>
              <w:rPr/>
              <w:t>)</w:t>
            </w:r>
          </w:p>
        </w:tc>
      </w:tr>
    </w:tbl>
    <w:p>
      <w:pPr>
        <w:pStyle w:val="Normal"/>
        <w:rPr>
          <w:rFonts w:ascii="Times New Roman" w:hAnsi="Times New Roman" w:eastAsia="Noto Serif CJK SC" w:cs="Lohit Devanagari"/>
          <w:color w:val="auto"/>
          <w:kern w:val="2"/>
          <w:sz w:val="24"/>
          <w:szCs w:val="24"/>
          <w:lang w:val="en-US" w:eastAsia="zh-CN" w:bidi="hi-IN"/>
        </w:rPr>
      </w:pPr>
      <w:r>
        <w:rPr>
          <w:rFonts w:eastAsia="Noto Serif CJK SC" w:cs="Lohit Devanagari"/>
          <w:color w:val="auto"/>
          <w:kern w:val="2"/>
          <w:sz w:val="24"/>
          <w:szCs w:val="24"/>
          <w:lang w:val="en-US" w:eastAsia="zh-CN" w:bidi="hi-IN"/>
        </w:rPr>
      </w:r>
    </w:p>
    <w:p>
      <w:pPr>
        <w:pStyle w:val="Normal"/>
        <w:rPr/>
      </w:pPr>
      <w:ins w:id="37" w:author="Unknown Author" w:date="2025-09-25T10:49:54Z">
        <w:r>
          <w:rPr/>
          <w:t>Wher</w:t>
        </w:r>
      </w:ins>
      <w:ins w:id="38" w:author="Unknown Author" w:date="2025-09-25T15:02:51Z">
        <w:r>
          <w:rPr/>
          <w:t>e</w:t>
        </w:r>
      </w:ins>
      <w:del w:id="39" w:author="Unknown Author" w:date="2025-09-25T15:02:51Z">
        <w:r>
          <w:rPr/>
          <w:delText>e</w:delText>
        </w:r>
      </w:del>
      <w:r>
        <w:rPr/>
        <w:t xml:space="preserve"> </w:t>
      </w:r>
      <w:r>
        <w:rPr/>
      </w:r>
      <m:oMath xmlns:m="http://schemas.openxmlformats.org/officeDocument/2006/math">
        <m:r>
          <m:t xml:space="preserve">α</m:t>
        </m:r>
      </m:oMath>
      <w:r>
        <w:rPr/>
        <w:t xml:space="preserve"> </w:t>
      </w:r>
      <w:ins w:id="40" w:author="Unknown Author" w:date="2025-09-25T10:49:44Z">
        <w:r>
          <w:rPr/>
          <w:t xml:space="preserve">and </w:t>
        </w:r>
      </w:ins>
      <w:r>
        <w:rPr/>
      </w:r>
      <m:oMath xmlns:m="http://schemas.openxmlformats.org/officeDocument/2006/math">
        <m:r>
          <m:t xml:space="preserve">γ</m:t>
        </m:r>
      </m:oMath>
      <w:ins w:id="41" w:author="Unknown Author" w:date="2025-09-25T10:50:22Z">
        <w:r>
          <w:rPr/>
          <w:t xml:space="preserve"> are free parameters controlling the initial value of the binding strength and the progressive decrease in binding strengh across serial position </w:t>
        </w:r>
      </w:ins>
      <w:r>
        <w:rPr/>
      </w:r>
      <m:oMath xmlns:m="http://schemas.openxmlformats.org/officeDocument/2006/math">
        <m:r>
          <m:t xml:space="preserve">k</m:t>
        </m:r>
      </m:oMath>
      <w:ins w:id="42" w:author="Unknown Author" w:date="2025-09-25T10:50:22Z">
        <w:r>
          <w:rPr/>
          <w:t xml:space="preserve">, respectively. </w:t>
        </w:r>
      </w:ins>
      <w:ins w:id="43" w:author="Unknown Author" w:date="2025-09-25T10:58:58Z">
        <w:r>
          <w:rPr/>
          <w:t xml:space="preserve">The </w:t>
        </w:r>
      </w:ins>
      <w:r>
        <w:rPr/>
      </w:r>
      <m:oMath xmlns:m="http://schemas.openxmlformats.org/officeDocument/2006/math">
        <m:sSup>
          <m:e>
            <m:r>
              <m:t xml:space="preserve">δ</m:t>
            </m:r>
          </m:e>
          <m:sup>
            <m:r>
              <m:t xml:space="preserve">n</m:t>
            </m:r>
            <m:r>
              <m:t xml:space="preserve">−</m:t>
            </m:r>
            <m:r>
              <m:t xml:space="preserve">k</m:t>
            </m:r>
          </m:sup>
        </m:sSup>
      </m:oMath>
      <w:ins w:id="44" w:author="Unknown Author" w:date="2025-09-25T10:59:08Z">
        <w:r>
          <w:rPr/>
          <w:t xml:space="preserve"> term is an automatic WM updating process through which previously encoded items are proportionally downgraded </w:t>
        </w:r>
      </w:ins>
      <w:r>
        <w:rPr/>
      </w:r>
      <m:oMath xmlns:m="http://schemas.openxmlformats.org/officeDocument/2006/math">
        <m:r>
          <m:t xml:space="preserve">n</m:t>
        </m:r>
        <m:r>
          <m:t xml:space="preserve">−</m:t>
        </m:r>
        <m:r>
          <m:t xml:space="preserve">k</m:t>
        </m:r>
      </m:oMath>
      <w:ins w:id="45" w:author="Unknown Author" w:date="2025-09-25T10:59:08Z">
        <w:r>
          <w:rPr/>
          <w:t xml:space="preserve"> times after each encoding event, which has the consequence to prioritize each newly </w:t>
        </w:r>
      </w:ins>
      <w:ins w:id="46" w:author="Unknown Author" w:date="2025-09-25T11:00:09Z">
        <w:r>
          <w:rPr/>
          <w:t xml:space="preserve">encoded item. Together, the primacy gradient of binding strength and the automatic updating process </w:t>
        </w:r>
      </w:ins>
      <w:ins w:id="47" w:author="Unknown Author" w:date="2025-09-25T11:01:35Z">
        <w:r>
          <w:rPr/>
          <w:t>create the primacy</w:t>
        </w:r>
      </w:ins>
      <w:ins w:id="48" w:author="Unknown Author" w:date="2025-09-25T11:01:35Z">
        <w:r>
          <w:rPr>
            <w:rStyle w:val="FootnoteReference"/>
          </w:rPr>
          <w:footnoteReference w:id="3"/>
        </w:r>
      </w:ins>
      <w:ins w:id="49" w:author="Unknown Author" w:date="2025-09-25T11:01:35Z">
        <w:r>
          <w:rPr/>
          <w:t xml:space="preserve"> and recency effects typically observed in serial recall experiments.</w:t>
        </w:r>
      </w:ins>
    </w:p>
    <w:p>
      <w:pPr>
        <w:pStyle w:val="Normal"/>
        <w:rPr/>
      </w:pPr>
      <w:ins w:id="50" w:author="Unknown Author" w:date="2025-09-25T11:10:14Z">
        <w:r>
          <w:rPr/>
          <w:tab/>
        </w:r>
      </w:ins>
      <w:r>
        <w:rPr/>
        <w:t>The model retrieves the items by cueing them with the positional context to which they were encoded. This cueing process triggers the retrieval of the representation of the target item. Due to the positional overlap, other items which were partially encoded to that positional cue are also retrieved. Hence, the representation retrieved by the model is a blend of all features encoded</w:t>
      </w:r>
      <w:ins w:id="51" w:author="Unknown Author" w:date="2025-09-29T10:48:35Z">
        <w:r>
          <w:rPr/>
          <w:t xml:space="preserve"> at a particular trial, </w:t>
        </w:r>
      </w:ins>
      <w:r>
        <w:rPr/>
        <w:t xml:space="preserve"> </w:t>
      </w:r>
      <w:del w:id="52" w:author="Unknown Author" w:date="2025-09-29T10:48:58Z">
        <w:r>
          <w:rPr/>
          <w:delText>to the positional context which serves as a retrieval cue</w:delText>
        </w:r>
      </w:del>
      <w:ins w:id="53" w:author="Unknown Author" w:date="2025-09-25T15:04:41Z">
        <w:r>
          <w:rPr/>
          <w:t xml:space="preserve">weighted by </w:t>
        </w:r>
      </w:ins>
      <w:ins w:id="54" w:author="Unknown Author" w:date="2025-09-25T15:07:34Z">
        <w:r>
          <w:rPr/>
          <w:t>the extent to which they were associated with the context which served as a retrieval cue</w:t>
        </w:r>
      </w:ins>
      <w:r>
        <w:rPr/>
        <w:t>. This representation is then compared to the retrieval candidates</w:t>
      </w:r>
      <w:ins w:id="55" w:author="Unknown Author" w:date="2025-09-25T15:09:55Z">
        <w:r>
          <w:rPr/>
          <w:t xml:space="preserve"> </w:t>
        </w:r>
      </w:ins>
      <w:del w:id="56" w:author="Unknown Author" w:date="2025-09-25T15:09:54Z">
        <w:r>
          <w:rPr/>
          <w:delText xml:space="preserve"> </w:delText>
        </w:r>
      </w:del>
      <w:r>
        <w:rPr/>
        <w:t xml:space="preserve">via the dot product, which leads to the reactivation of all retrieval candidates in an output layer </w:t>
      </w:r>
      <w:r>
        <w:rPr/>
      </w:r>
      <m:oMath xmlns:m="http://schemas.openxmlformats.org/officeDocument/2006/math">
        <m:r>
          <m:t xml:space="preserve">O</m:t>
        </m:r>
      </m:oMath>
      <w:r>
        <w:rPr/>
        <w:t xml:space="preserve"> that contains localist representations of </w:t>
      </w:r>
      <w:del w:id="57" w:author="Unknown Author" w:date="2025-09-25T15:10:02Z">
        <w:r>
          <w:rPr/>
          <w:delText>each retrieval candidates</w:delText>
        </w:r>
      </w:del>
      <w:ins w:id="58" w:author="Unknown Author" w:date="2025-09-25T15:10:02Z">
        <w:r>
          <w:rPr/>
          <w:t>each item in the vocabulary</w:t>
        </w:r>
      </w:ins>
      <w:r>
        <w:rPr/>
        <w:t>:</w:t>
      </w:r>
    </w:p>
    <w:tbl>
      <w:tblPr>
        <w:tblW w:w="5000" w:type="pct"/>
        <w:jc w:val="start"/>
        <w:tblInd w:w="55" w:type="dxa"/>
        <w:tblLayout w:type="fixed"/>
        <w:tblCellMar>
          <w:top w:w="55" w:type="dxa"/>
          <w:start w:w="55" w:type="dxa"/>
          <w:bottom w:w="55" w:type="dxa"/>
          <w:end w:w="55" w:type="dxa"/>
        </w:tblCellMar>
        <w:tblLook w:val="04a0" w:noHBand="0" w:noVBand="1" w:firstColumn="1" w:lastRow="0" w:lastColumn="0" w:firstRow="1"/>
      </w:tblPr>
      <w:tblGrid>
        <w:gridCol w:w="8422"/>
        <w:gridCol w:w="937"/>
      </w:tblGrid>
      <w:tr>
        <w:trPr>
          <w:trHeight w:val="808" w:hRule="atLeast"/>
        </w:trPr>
        <w:tc>
          <w:tcPr>
            <w:tcW w:w="8422" w:type="dxa"/>
            <w:tcBorders/>
          </w:tcPr>
          <w:p>
            <w:pPr>
              <w:pStyle w:val="TableContents"/>
              <w:jc w:val="start"/>
              <w:rPr/>
            </w:pPr>
            <w:r>
              <w:rPr/>
            </w:r>
            <m:oMathPara xmlns:m="http://schemas.openxmlformats.org/officeDocument/2006/math">
              <m:oMathParaPr>
                <m:jc m:val="left"/>
              </m:oMathParaPr>
              <m:oMath>
                <m:sSub>
                  <m:e>
                    <m:r>
                      <m:t xml:space="preserve">O</m:t>
                    </m:r>
                  </m:e>
                  <m:sub>
                    <m:r>
                      <m:t xml:space="preserve">i</m:t>
                    </m:r>
                  </m:sub>
                </m:sSub>
                <m:r>
                  <m:t xml:space="preserve">=</m:t>
                </m:r>
                <m:sSub>
                  <m:e>
                    <m:r>
                      <m:t xml:space="preserve">a</m:t>
                    </m:r>
                  </m:e>
                  <m:sub>
                    <m:r>
                      <m:t xml:space="preserve">i</m:t>
                    </m:r>
                  </m:sub>
                </m:sSub>
                <m:r>
                  <m:t xml:space="preserve">+</m:t>
                </m:r>
                <m:nary>
                  <m:naryPr>
                    <m:chr m:val="∑"/>
                  </m:naryPr>
                  <m:sub>
                    <m:r>
                      <m:t xml:space="preserve">j</m:t>
                    </m:r>
                    <m:r>
                      <m:t xml:space="preserve">=</m:t>
                    </m:r>
                    <m:r>
                      <m:t xml:space="preserve">1</m:t>
                    </m:r>
                  </m:sub>
                  <m:sup>
                    <m:r>
                      <m:t xml:space="preserve">n</m:t>
                    </m:r>
                    <m:r>
                      <m:t xml:space="preserve">+</m:t>
                    </m:r>
                    <m:r>
                      <m:t xml:space="preserve">1</m:t>
                    </m:r>
                  </m:sup>
                  <m:e>
                    <m:sSub>
                      <m:e>
                        <m:r>
                          <m:t xml:space="preserve">η</m:t>
                        </m:r>
                      </m:e>
                      <m:sub>
                        <m:r>
                          <m:t xml:space="preserve">j</m:t>
                        </m:r>
                      </m:sub>
                    </m:sSub>
                    <m:sSub>
                      <m:e>
                        <m:r>
                          <m:t xml:space="preserve">ψ</m:t>
                        </m:r>
                      </m:e>
                      <m:sub>
                        <m:r>
                          <m:t xml:space="preserve">ij</m:t>
                        </m:r>
                      </m:sub>
                    </m:sSub>
                  </m:e>
                </m:nary>
                <m:sSub>
                  <m:e>
                    <m:r>
                      <m:t xml:space="preserve">C</m:t>
                    </m:r>
                  </m:e>
                  <m:sub>
                    <m:r>
                      <m:t xml:space="preserve">jk</m:t>
                    </m:r>
                  </m:sub>
                </m:sSub>
              </m:oMath>
            </m:oMathPara>
          </w:p>
        </w:tc>
        <w:tc>
          <w:tcPr>
            <w:tcW w:w="937" w:type="dxa"/>
            <w:tcBorders/>
          </w:tcPr>
          <w:p>
            <w:pPr>
              <w:pStyle w:val="TableContents"/>
              <w:rPr/>
            </w:pPr>
            <w:r>
              <w:rPr/>
              <w:t>(</w:t>
            </w:r>
            <w:ins w:id="59" w:author="Unknown Author" w:date="2025-09-25T11:38:57Z">
              <w:r>
                <w:rPr/>
                <w:t>10</w:t>
              </w:r>
            </w:ins>
            <w:del w:id="60" w:author="Unknown Author" w:date="2025-09-25T11:38:57Z">
              <w:r>
                <w:rPr/>
                <w:delText>9</w:delText>
              </w:r>
            </w:del>
            <w:r>
              <w:rPr/>
              <w:t>)</w:t>
            </w:r>
          </w:p>
        </w:tc>
      </w:tr>
    </w:tbl>
    <w:p>
      <w:pPr>
        <w:pStyle w:val="Normal"/>
        <w:rPr/>
      </w:pPr>
      <w:r>
        <w:rPr/>
      </w:r>
    </w:p>
    <w:p>
      <w:pPr>
        <w:pStyle w:val="Normal"/>
        <w:rPr/>
      </w:pPr>
      <w:r>
        <w:rPr/>
        <w:t xml:space="preserve">Therefore, the </w:t>
      </w:r>
      <w:del w:id="61" w:author="Unknown Author" w:date="2025-09-25T15:10:16Z">
        <w:r>
          <w:rPr/>
          <w:delText>re</w:delText>
        </w:r>
      </w:del>
      <w:r>
        <w:rPr/>
        <w:t xml:space="preserve">activation received by each item </w:t>
      </w:r>
      <w:r>
        <w:rPr/>
      </w:r>
      <m:oMath xmlns:m="http://schemas.openxmlformats.org/officeDocument/2006/math">
        <m:r>
          <m:t xml:space="preserve">i</m:t>
        </m:r>
      </m:oMath>
      <w:r>
        <w:rPr/>
        <w:t xml:space="preserve"> in the output layer </w:t>
      </w:r>
      <w:r>
        <w:rPr/>
      </w:r>
      <m:oMath xmlns:m="http://schemas.openxmlformats.org/officeDocument/2006/math">
        <m:r>
          <m:t xml:space="preserve">O</m:t>
        </m:r>
      </m:oMath>
      <w:r>
        <w:rPr/>
        <w:t xml:space="preserve"> is the sum of the contribution from all items </w:t>
      </w:r>
      <w:r>
        <w:rPr/>
      </w:r>
      <m:oMath xmlns:m="http://schemas.openxmlformats.org/officeDocument/2006/math">
        <m:r>
          <m:t xml:space="preserve">j</m:t>
        </m:r>
      </m:oMath>
      <w:r>
        <w:rPr/>
        <w:t xml:space="preserve"> encoded at context </w:t>
      </w:r>
      <w:r>
        <w:rPr/>
      </w:r>
      <m:oMath xmlns:m="http://schemas.openxmlformats.org/officeDocument/2006/math">
        <m:r>
          <m:t xml:space="preserve">k</m:t>
        </m:r>
      </m:oMath>
      <w:ins w:id="62" w:author="Unknown Author" w:date="2025-09-25T11:16:59Z">
        <w:r>
          <w:rPr/>
          <w:t xml:space="preserve">, weighted by the binding strength of encoding </w:t>
        </w:r>
      </w:ins>
      <w:r>
        <w:rPr/>
      </w:r>
      <m:oMath xmlns:m="http://schemas.openxmlformats.org/officeDocument/2006/math">
        <m:sSub>
          <m:e>
            <m:r>
              <m:t xml:space="preserve">η</m:t>
            </m:r>
          </m:e>
          <m:sub>
            <m:r>
              <m:t xml:space="preserve">j</m:t>
            </m:r>
          </m:sub>
        </m:sSub>
      </m:oMath>
      <w:ins w:id="63" w:author="Unknown Author" w:date="2025-09-29T10:50:37Z">
        <w:r>
          <w:rPr/>
          <w:t xml:space="preserve"> at encoding step </w:t>
        </w:r>
      </w:ins>
      <w:r>
        <w:rPr/>
      </w:r>
      <m:oMath xmlns:m="http://schemas.openxmlformats.org/officeDocument/2006/math">
        <m:r>
          <m:t xml:space="preserve">j</m:t>
        </m:r>
      </m:oMath>
      <w:ins w:id="64" w:author="Unknown Author" w:date="2025-09-29T10:50:37Z">
        <w:r>
          <w:rPr/>
          <w:t>.</w:t>
        </w:r>
      </w:ins>
      <w:del w:id="65" w:author="Unknown Author" w:date="2025-09-25T11:16:58Z">
        <w:r>
          <w:rPr/>
          <w:delText>.</w:delText>
        </w:r>
      </w:del>
      <w:r>
        <w:rPr/>
        <w:t xml:space="preserve"> In addition to the reactivation through the position</w:t>
      </w:r>
      <w:ins w:id="66" w:author="Unknown Author" w:date="2025-09-29T10:51:11Z">
        <w:r>
          <w:rPr/>
          <w:t>al</w:t>
        </w:r>
      </w:ins>
      <w:r>
        <w:rPr/>
        <w:t xml:space="preserve"> cue, each list item also has a persistent activation value </w:t>
      </w:r>
      <w:r>
        <w:rPr>
          <w:i/>
          <w:iCs/>
        </w:rPr>
        <w:t>a</w:t>
      </w:r>
      <w:r>
        <w:rPr>
          <w:i/>
          <w:iCs/>
          <w:vertAlign w:val="subscript"/>
        </w:rPr>
        <w:t>i</w:t>
      </w:r>
      <w:r>
        <w:rPr/>
        <w:t xml:space="preserve"> = A, whereas for extralist items that activation is set to zero.</w:t>
      </w:r>
      <w:ins w:id="67" w:author="Unknown Author" w:date="2025-09-25T12:10:09Z">
        <w:r>
          <w:rPr/>
          <w:t xml:space="preserve"> This persistent activation represents the general knowledge that a particular item was studied  during encoding.</w:t>
        </w:r>
      </w:ins>
      <w:r>
        <w:rPr/>
        <w:t xml:space="preserve"> This assumption is necessary to explain the phonological</w:t>
      </w:r>
      <w:ins w:id="68" w:author="Unknown Author" w:date="2025-09-25T11:20:01Z">
        <w:r>
          <w:rPr/>
          <w:t xml:space="preserve"> </w:t>
        </w:r>
      </w:ins>
      <w:del w:id="69" w:author="Unknown Author" w:date="2025-09-25T11:20:01Z">
        <w:r>
          <w:rPr/>
          <w:delText>-</w:delText>
        </w:r>
      </w:del>
      <w:r>
        <w:rPr/>
        <w:t xml:space="preserve">similarity effect: The persistent activation ensures that list items are stronger retrieval candidates than extralist items. Thereby, a list item that is similar to the target becomes a strong contender whereas an extralist item with equal similarity to the target does not. Without the added activation </w:t>
      </w:r>
      <w:r>
        <w:rPr>
          <w:i/>
          <w:iCs/>
        </w:rPr>
        <w:t>a</w:t>
      </w:r>
      <w:r>
        <w:rPr>
          <w:i/>
          <w:iCs/>
          <w:vertAlign w:val="subscript"/>
        </w:rPr>
        <w:t>i</w:t>
      </w:r>
      <w:r>
        <w:rPr/>
        <w:t xml:space="preserve"> for list items, the model would predict that targets are confused with other response candidates that are similar to them regardless of whether they were in the list. As the response set for serial recall includes all words of the language, it includes an equal number of response candidates that are similar to the target in similar and in dissimilar lists. Therefore, without the </w:t>
      </w:r>
      <w:r>
        <w:rPr>
          <w:i/>
          <w:iCs/>
        </w:rPr>
        <w:t>a</w:t>
      </w:r>
      <w:r>
        <w:rPr>
          <w:i/>
          <w:iCs/>
          <w:vertAlign w:val="subscript"/>
        </w:rPr>
        <w:t>i</w:t>
      </w:r>
      <w:r>
        <w:rPr/>
        <w:t xml:space="preserve"> term the model would not predict worse </w:t>
      </w:r>
      <w:commentRangeStart w:id="0"/>
      <w:del w:id="70" w:author="Unknown Author" w:date="2025-09-25T15:12:10Z">
        <w:r>
          <w:rPr/>
          <w:delText>serial</w:delText>
        </w:r>
      </w:del>
      <w:ins w:id="71" w:author="Unknown Author" w:date="2025-09-25T15:12:10Z">
        <w:r>
          <w:rPr/>
          <w:t>order</w:t>
        </w:r>
      </w:ins>
      <w:r>
        <w:rPr/>
        <w:t xml:space="preserve"> </w:t>
      </w:r>
      <w:r>
        <w:rPr/>
      </w:r>
      <w:commentRangeEnd w:id="0"/>
      <w:r>
        <w:commentReference w:id="0"/>
      </w:r>
      <w:r>
        <w:rPr/>
        <w:t>recall performance for similar than for dissimilar lists.</w:t>
      </w:r>
    </w:p>
    <w:p>
      <w:pPr>
        <w:pStyle w:val="Normal"/>
        <w:rPr/>
      </w:pPr>
      <w:ins w:id="72" w:author="Unknown Author" w:date="2025-09-25T12:31:25Z">
        <w:r>
          <w:rPr/>
          <w:tab/>
          <w:t xml:space="preserve">In immediate serial recall, particicipants often fail to recall an item at all, a type of errors called omissions which we model </w:t>
        </w:r>
      </w:ins>
      <w:ins w:id="73" w:author="Unknown Author" w:date="2025-09-25T12:39:53Z">
        <w:r>
          <w:rPr/>
          <w:t>by</w:t>
        </w:r>
      </w:ins>
      <w:ins w:id="74" w:author="Unknown Author" w:date="2025-09-25T15:14:41Z">
        <w:r>
          <w:rPr/>
          <w:t xml:space="preserve"> including a threshold for retrieval. If the activation of all retrieval candidates falls below this threshold for retrieval, the model produces </w:t>
        </w:r>
      </w:ins>
      <w:ins w:id="75" w:author="Unknown Author" w:date="2025-09-25T15:15:50Z">
        <w:r>
          <w:rPr/>
          <w:t xml:space="preserve">an omission. We implement this principle mathematically by giving the threshold for retrieval an activation value in the output layer </w:t>
        </w:r>
      </w:ins>
      <w:r>
        <w:rPr/>
      </w:r>
      <m:oMath xmlns:m="http://schemas.openxmlformats.org/officeDocument/2006/math">
        <m:r>
          <m:t xml:space="preserve">O</m:t>
        </m:r>
      </m:oMath>
      <w:ins w:id="76" w:author="Unknown Author" w:date="2025-09-25T15:15:50Z">
        <w:r>
          <w:rPr/>
          <w:t xml:space="preserve">, which means that the threshold enters the competition for retrieval. The value of the threshold for retrieval is controlled by the free parameter </w:t>
        </w:r>
      </w:ins>
      <w:r>
        <w:rPr/>
      </w:r>
      <m:oMath xmlns:m="http://schemas.openxmlformats.org/officeDocument/2006/math">
        <m:r>
          <m:t xml:space="preserve">θ</m:t>
        </m:r>
      </m:oMath>
      <w:ins w:id="77" w:author="Unknown Author" w:date="2025-09-25T15:15:50Z">
        <w:r>
          <w:rPr/>
          <w:t>.</w:t>
        </w:r>
      </w:ins>
    </w:p>
    <w:p>
      <w:pPr>
        <w:pStyle w:val="Normal"/>
        <w:ind w:firstLine="641"/>
        <w:rPr/>
      </w:pPr>
      <w:r>
        <w:rPr/>
        <w:t xml:space="preserve">Selection is based on activation values in the output layer, such that the most activated item is selected for output. However, without a source of noise, the model would repeatedly recall the same item. To produce errors such as transposition errors, a normally distributed source of noise centered around zero with a standard deviation </w:t>
      </w:r>
      <w:r>
        <w:rPr/>
      </w:r>
      <m:oMath xmlns:m="http://schemas.openxmlformats.org/officeDocument/2006/math">
        <m:r>
          <m:t xml:space="preserve">σ</m:t>
        </m:r>
      </m:oMath>
      <w:r>
        <w:rPr/>
        <w:t xml:space="preserve"> is added to each localist unit in the output layer. </w:t>
      </w:r>
      <w:del w:id="78" w:author="Unknown Author" w:date="2025-09-25T15:57:27Z">
        <w:r>
          <w:rPr/>
          <w:delText>The</w:delText>
        </w:r>
      </w:del>
      <w:ins w:id="79" w:author="Unknown Author" w:date="2025-09-25T15:57:27Z">
        <w:r>
          <w:rPr/>
          <w:t>This</w:t>
        </w:r>
      </w:ins>
      <w:r>
        <w:rPr/>
        <w:t xml:space="preserve"> noisy selection process is modeled by transforming the activation value</w:t>
      </w:r>
      <w:ins w:id="80" w:author="Unknown Author" w:date="2025-09-25T15:27:23Z">
        <w:r>
          <w:rPr/>
          <w:t>s</w:t>
        </w:r>
      </w:ins>
      <w:r>
        <w:rPr/>
        <w:t xml:space="preserve"> in the output layer into probabilities using the exponential version of Luce’s choice rule:</w:t>
      </w:r>
    </w:p>
    <w:tbl>
      <w:tblPr>
        <w:tblW w:w="5000" w:type="pct"/>
        <w:jc w:val="start"/>
        <w:tblInd w:w="55" w:type="dxa"/>
        <w:tblLayout w:type="fixed"/>
        <w:tblCellMar>
          <w:top w:w="55" w:type="dxa"/>
          <w:start w:w="55" w:type="dxa"/>
          <w:bottom w:w="55" w:type="dxa"/>
          <w:end w:w="55" w:type="dxa"/>
        </w:tblCellMar>
        <w:tblLook w:val="04a0" w:noHBand="0" w:noVBand="1" w:firstColumn="1" w:lastRow="0" w:lastColumn="0" w:firstRow="1"/>
      </w:tblPr>
      <w:tblGrid>
        <w:gridCol w:w="8422"/>
        <w:gridCol w:w="937"/>
      </w:tblGrid>
      <w:tr>
        <w:trPr>
          <w:trHeight w:val="808" w:hRule="atLeast"/>
        </w:trPr>
        <w:tc>
          <w:tcPr>
            <w:tcW w:w="8422" w:type="dxa"/>
            <w:tcBorders/>
          </w:tcPr>
          <w:p>
            <w:pPr>
              <w:pStyle w:val="TableContents"/>
              <w:jc w:val="start"/>
              <w:rPr/>
            </w:pPr>
            <w:r>
              <w:rPr/>
            </w:r>
            <m:oMathPara xmlns:m="http://schemas.openxmlformats.org/officeDocument/2006/math">
              <m:oMathParaPr>
                <m:jc m:val="left"/>
              </m:oMathParaPr>
              <m:oMath>
                <m:sSub>
                  <m:e>
                    <m:r>
                      <m:t xml:space="preserve">p</m:t>
                    </m:r>
                  </m:e>
                  <m:sub>
                    <m:r>
                      <m:t xml:space="preserve">i</m:t>
                    </m:r>
                  </m:sub>
                </m:sSub>
                <m:r>
                  <m:t xml:space="preserve">=</m:t>
                </m:r>
                <m:f>
                  <m:num>
                    <m:r>
                      <m:t xml:space="preserve">exp</m:t>
                    </m:r>
                    <m:d>
                      <m:dPr>
                        <m:begChr m:val="("/>
                        <m:endChr m:val=")"/>
                      </m:dPr>
                      <m:e>
                        <m:f>
                          <m:num>
                            <m:sSub>
                              <m:e>
                                <m:r>
                                  <m:t xml:space="preserve">O</m:t>
                                </m:r>
                              </m:e>
                              <m:sub>
                                <m:r>
                                  <m:t xml:space="preserve">i</m:t>
                                </m:r>
                              </m:sub>
                            </m:sSub>
                          </m:num>
                          <m:den>
                            <m:r>
                              <m:t xml:space="preserve">σ</m:t>
                            </m:r>
                          </m:den>
                        </m:f>
                      </m:e>
                    </m:d>
                  </m:num>
                  <m:den>
                    <m:nary>
                      <m:naryPr>
                        <m:chr m:val="∑"/>
                      </m:naryPr>
                      <m:sub>
                        <m:r>
                          <m:t xml:space="preserve">i</m:t>
                        </m:r>
                        <m:r>
                          <m:t xml:space="preserve">=</m:t>
                        </m:r>
                        <m:r>
                          <m:t xml:space="preserve">1</m:t>
                        </m:r>
                      </m:sub>
                      <m:sup>
                        <m:r>
                          <m:t xml:space="preserve">n</m:t>
                        </m:r>
                        <m:r>
                          <m:t xml:space="preserve">+</m:t>
                        </m:r>
                        <m:r>
                          <m:t xml:space="preserve">2</m:t>
                        </m:r>
                      </m:sup>
                      <m:e>
                        <m:r>
                          <m:t xml:space="preserve">exp</m:t>
                        </m:r>
                      </m:e>
                    </m:nary>
                    <m:d>
                      <m:dPr>
                        <m:begChr m:val="("/>
                        <m:endChr m:val=")"/>
                      </m:dPr>
                      <m:e>
                        <m:f>
                          <m:num>
                            <m:sSub>
                              <m:e>
                                <m:r>
                                  <m:t xml:space="preserve">O</m:t>
                                </m:r>
                              </m:e>
                              <m:sub>
                                <m:r>
                                  <m:t xml:space="preserve">i</m:t>
                                </m:r>
                              </m:sub>
                            </m:sSub>
                          </m:num>
                          <m:den>
                            <m:r>
                              <m:t xml:space="preserve">σ</m:t>
                            </m:r>
                          </m:den>
                        </m:f>
                      </m:e>
                    </m:d>
                  </m:den>
                </m:f>
              </m:oMath>
            </m:oMathPara>
          </w:p>
        </w:tc>
        <w:tc>
          <w:tcPr>
            <w:tcW w:w="937" w:type="dxa"/>
            <w:tcBorders/>
          </w:tcPr>
          <w:p>
            <w:pPr>
              <w:pStyle w:val="TableContents"/>
              <w:rPr/>
            </w:pPr>
            <w:r>
              <w:rPr/>
              <w:t>(</w:t>
            </w:r>
            <w:ins w:id="81" w:author="Unknown Author" w:date="2025-09-25T11:39:02Z">
              <w:r>
                <w:rPr/>
                <w:t>11</w:t>
              </w:r>
            </w:ins>
            <w:del w:id="82" w:author="Unknown Author" w:date="2025-09-25T11:39:01Z">
              <w:r>
                <w:rPr/>
                <w:delText>9</w:delText>
              </w:r>
            </w:del>
            <w:r>
              <w:rPr/>
              <w:t>)</w:t>
            </w:r>
          </w:p>
        </w:tc>
      </w:tr>
    </w:tbl>
    <w:p>
      <w:pPr>
        <w:pStyle w:val="Normal"/>
        <w:rPr>
          <w:ins w:id="83" w:author="Unknown Author" w:date="2025-09-25T11:21:00Z"/>
        </w:rPr>
      </w:pPr>
      <w:r>
        <w:rPr/>
        <w:t xml:space="preserve"> </w:t>
      </w:r>
    </w:p>
    <w:p>
      <w:pPr>
        <w:pStyle w:val="Normal"/>
        <w:rPr>
          <w:ins w:id="91" w:author="Unknown Author" w:date="2025-09-25T11:21:00Z"/>
        </w:rPr>
      </w:pPr>
      <w:ins w:id="84" w:author="Unknown Author" w:date="2025-09-25T11:21:00Z">
        <w:r>
          <w:rPr/>
          <w:t xml:space="preserve">In Eq. 11, the sum runs over </w:t>
        </w:r>
      </w:ins>
      <w:r>
        <w:rPr/>
      </w:r>
      <m:oMath xmlns:m="http://schemas.openxmlformats.org/officeDocument/2006/math">
        <m:r>
          <m:t xml:space="preserve">n</m:t>
        </m:r>
        <m:r>
          <m:t xml:space="preserve">+</m:t>
        </m:r>
        <m:r>
          <m:t xml:space="preserve">2</m:t>
        </m:r>
      </m:oMath>
      <w:ins w:id="85" w:author="Unknown Author" w:date="2025-09-25T11:21:00Z">
        <w:r>
          <w:rPr/>
          <w:t xml:space="preserve"> items, where n+1 refers to the extralist intrusions and n+2 the threshold for retrieval. </w:t>
        </w:r>
      </w:ins>
      <w:ins w:id="86" w:author="Unknown Author" w:date="2025-09-25T15:36:41Z">
        <w:r>
          <w:rPr/>
          <w:t xml:space="preserve">After retrieving an item, its activation value is suppressed for the remaining retrieval attempts. This is modeled by setting the activation value of the recalled item in the persistent activation layer </w:t>
        </w:r>
      </w:ins>
      <w:r>
        <w:rPr/>
      </w:r>
      <m:oMath xmlns:m="http://schemas.openxmlformats.org/officeDocument/2006/math">
        <m:r>
          <m:t xml:space="preserve">a</m:t>
        </m:r>
      </m:oMath>
      <w:ins w:id="87" w:author="Unknown Author" w:date="2025-09-25T15:36:41Z">
        <w:r>
          <w:rPr/>
          <w:t xml:space="preserve"> to</w:t>
        </w:r>
      </w:ins>
      <w:ins w:id="88" w:author="Unknown Author" w:date="2025-09-25T15:37:45Z">
        <w:r>
          <w:rPr/>
          <w:t xml:space="preserve"> –</w:t>
        </w:r>
      </w:ins>
      <w:r>
        <w:rPr/>
      </w:r>
      <m:oMath xmlns:m="http://schemas.openxmlformats.org/officeDocument/2006/math">
        <m:r>
          <m:t xml:space="preserve">τ</m:t>
        </m:r>
      </m:oMath>
      <w:ins w:id="89" w:author="Unknown Author" w:date="2025-09-25T15:37:59Z">
        <w:r>
          <w:rPr/>
          <w:t>, a free parameter.</w:t>
        </w:r>
      </w:ins>
      <w:ins w:id="90" w:author="Unknown Author" w:date="2025-09-25T15:39:55Z">
        <w:r>
          <w:rPr/>
          <w:t xml:space="preserve"> This mechanism prevents already recalled items from being recalled and therefore avoids an excess of repetition errors.</w:t>
        </w:r>
      </w:ins>
    </w:p>
    <w:p>
      <w:pPr>
        <w:pStyle w:val="Normal"/>
        <w:rPr/>
      </w:pPr>
      <w:r>
        <w:rPr/>
      </w:r>
    </w:p>
    <w:p>
      <w:pPr>
        <w:pStyle w:val="Heading2"/>
        <w:numPr>
          <w:ilvl w:val="0"/>
          <w:numId w:val="3"/>
        </w:numPr>
        <w:rPr/>
      </w:pPr>
      <w:r>
        <w:rPr/>
        <w:t xml:space="preserve"> </w:t>
      </w:r>
      <w:r>
        <w:rPr>
          <w:color w:val="000000"/>
        </w:rPr>
        <w:t>Model fitting</w:t>
      </w:r>
    </w:p>
    <w:p>
      <w:pPr>
        <w:pStyle w:val="BodyText"/>
        <w:rPr/>
      </w:pPr>
      <w:r>
        <w:rPr>
          <w:b/>
          <w:bCs/>
          <w:color w:val="000000"/>
        </w:rPr>
        <w:tab/>
        <w:t>Table 1</w:t>
      </w:r>
      <w:r>
        <w:rPr>
          <w:color w:val="000000"/>
        </w:rPr>
        <w:t xml:space="preserve"> reports the list of free parameters used in the model, along with their definitions and permissible ranges.</w:t>
      </w:r>
    </w:p>
    <w:p>
      <w:pPr>
        <w:pStyle w:val="Normal"/>
        <w:rPr/>
      </w:pPr>
      <w:r>
        <w:rPr/>
      </w:r>
    </w:p>
    <w:tbl>
      <w:tblPr>
        <w:tblW w:w="5000" w:type="pct"/>
        <w:jc w:val="start"/>
        <w:tblInd w:w="55" w:type="dxa"/>
        <w:tblLayout w:type="fixed"/>
        <w:tblCellMar>
          <w:top w:w="55" w:type="dxa"/>
          <w:start w:w="55" w:type="dxa"/>
          <w:bottom w:w="55" w:type="dxa"/>
          <w:end w:w="55" w:type="dxa"/>
        </w:tblCellMar>
        <w:tblLook w:val="04a0" w:noHBand="0" w:noVBand="1" w:firstColumn="1" w:lastRow="0" w:lastColumn="0" w:firstRow="1"/>
      </w:tblPr>
      <w:tblGrid>
        <w:gridCol w:w="1169"/>
        <w:gridCol w:w="5543"/>
        <w:gridCol w:w="2648"/>
      </w:tblGrid>
      <w:tr>
        <w:trPr/>
        <w:tc>
          <w:tcPr>
            <w:tcW w:w="9360" w:type="dxa"/>
            <w:gridSpan w:val="3"/>
            <w:tcBorders>
              <w:top w:val="single" w:sz="4" w:space="0" w:color="000000"/>
              <w:start w:val="single" w:sz="4" w:space="0" w:color="000000"/>
              <w:bottom w:val="single" w:sz="4" w:space="0" w:color="000000"/>
              <w:end w:val="single" w:sz="4" w:space="0" w:color="000000"/>
            </w:tcBorders>
          </w:tcPr>
          <w:p>
            <w:pPr>
              <w:pStyle w:val="TableContents"/>
              <w:rPr/>
            </w:pPr>
            <w:r>
              <w:rPr>
                <w:b/>
                <w:bCs/>
              </w:rPr>
              <w:t>Table 1</w:t>
            </w:r>
            <w:r>
              <w:rPr/>
              <w:t xml:space="preserve">. </w:t>
            </w:r>
            <w:r>
              <w:rPr>
                <w:i/>
                <w:iCs/>
              </w:rPr>
              <w:t>Free parameters of the working memory model</w:t>
            </w:r>
          </w:p>
        </w:tc>
      </w:tr>
      <w:tr>
        <w:trPr/>
        <w:tc>
          <w:tcPr>
            <w:tcW w:w="1169" w:type="dxa"/>
            <w:tcBorders>
              <w:start w:val="single" w:sz="4" w:space="0" w:color="000000"/>
              <w:bottom w:val="single" w:sz="4" w:space="0" w:color="000000"/>
            </w:tcBorders>
          </w:tcPr>
          <w:p>
            <w:pPr>
              <w:pStyle w:val="TableContents"/>
              <w:rPr/>
            </w:pPr>
            <w:r>
              <w:rPr/>
              <w:t>Symbol</w:t>
            </w:r>
          </w:p>
        </w:tc>
        <w:tc>
          <w:tcPr>
            <w:tcW w:w="5543" w:type="dxa"/>
            <w:tcBorders>
              <w:start w:val="single" w:sz="4" w:space="0" w:color="000000"/>
              <w:bottom w:val="single" w:sz="4" w:space="0" w:color="000000"/>
            </w:tcBorders>
          </w:tcPr>
          <w:p>
            <w:pPr>
              <w:pStyle w:val="TableContents"/>
              <w:rPr/>
            </w:pPr>
            <w:r>
              <w:rPr/>
              <w:t>Meaning</w:t>
            </w:r>
          </w:p>
        </w:tc>
        <w:tc>
          <w:tcPr>
            <w:tcW w:w="2648" w:type="dxa"/>
            <w:tcBorders>
              <w:start w:val="single" w:sz="4" w:space="0" w:color="000000"/>
              <w:bottom w:val="single" w:sz="4" w:space="0" w:color="000000"/>
              <w:end w:val="single" w:sz="4" w:space="0" w:color="000000"/>
            </w:tcBorders>
          </w:tcPr>
          <w:p>
            <w:pPr>
              <w:pStyle w:val="TableContents"/>
              <w:rPr/>
            </w:pPr>
            <w:r>
              <w:rPr/>
              <w:t>Range</w:t>
            </w:r>
          </w:p>
        </w:tc>
      </w:tr>
      <w:tr>
        <w:trPr/>
        <w:tc>
          <w:tcPr>
            <w:tcW w:w="1169" w:type="dxa"/>
            <w:tcBorders>
              <w:start w:val="single" w:sz="4" w:space="0" w:color="000000"/>
              <w:bottom w:val="single" w:sz="4" w:space="0" w:color="000000"/>
            </w:tcBorders>
          </w:tcPr>
          <w:p>
            <w:pPr>
              <w:pStyle w:val="TableContents"/>
              <w:jc w:val="start"/>
              <w:rPr/>
            </w:pPr>
            <w:r>
              <w:rPr/>
            </w:r>
            <m:oMathPara xmlns:m="http://schemas.openxmlformats.org/officeDocument/2006/math">
              <m:oMathParaPr>
                <m:jc m:val="left"/>
              </m:oMathParaPr>
              <m:oMath>
                <m:r>
                  <m:t xml:space="preserve">α</m:t>
                </m:r>
              </m:oMath>
            </m:oMathPara>
          </w:p>
        </w:tc>
        <w:tc>
          <w:tcPr>
            <w:tcW w:w="5543" w:type="dxa"/>
            <w:tcBorders>
              <w:start w:val="single" w:sz="4" w:space="0" w:color="000000"/>
              <w:bottom w:val="single" w:sz="4" w:space="0" w:color="000000"/>
            </w:tcBorders>
          </w:tcPr>
          <w:p>
            <w:pPr>
              <w:pStyle w:val="TableContents"/>
              <w:rPr/>
            </w:pPr>
            <w:r>
              <w:rPr/>
              <w:t>Initial value of the binding strength</w:t>
            </w:r>
          </w:p>
        </w:tc>
        <w:tc>
          <w:tcPr>
            <w:tcW w:w="2648" w:type="dxa"/>
            <w:tcBorders>
              <w:start w:val="single" w:sz="4" w:space="0" w:color="000000"/>
              <w:bottom w:val="single" w:sz="4" w:space="0" w:color="000000"/>
              <w:end w:val="single" w:sz="4" w:space="0" w:color="000000"/>
            </w:tcBorders>
          </w:tcPr>
          <w:p>
            <w:pPr>
              <w:pStyle w:val="TableContents"/>
              <w:rPr/>
            </w:pPr>
            <w:r>
              <w:rPr/>
              <w:t>[0.0 – 6.0]</w:t>
            </w:r>
          </w:p>
        </w:tc>
      </w:tr>
      <w:tr>
        <w:trPr/>
        <w:tc>
          <w:tcPr>
            <w:tcW w:w="1169" w:type="dxa"/>
            <w:tcBorders>
              <w:start w:val="single" w:sz="4" w:space="0" w:color="000000"/>
              <w:bottom w:val="single" w:sz="4" w:space="0" w:color="000000"/>
            </w:tcBorders>
          </w:tcPr>
          <w:p>
            <w:pPr>
              <w:pStyle w:val="TableContents"/>
              <w:jc w:val="start"/>
              <w:rPr/>
            </w:pPr>
            <w:r>
              <w:rPr/>
            </w:r>
            <m:oMathPara xmlns:m="http://schemas.openxmlformats.org/officeDocument/2006/math">
              <m:oMathParaPr>
                <m:jc m:val="left"/>
              </m:oMathParaPr>
              <m:oMath>
                <m:r>
                  <m:t xml:space="preserve">γ</m:t>
                </m:r>
              </m:oMath>
            </m:oMathPara>
          </w:p>
        </w:tc>
        <w:tc>
          <w:tcPr>
            <w:tcW w:w="5543" w:type="dxa"/>
            <w:tcBorders>
              <w:start w:val="single" w:sz="4" w:space="0" w:color="000000"/>
              <w:bottom w:val="single" w:sz="4" w:space="0" w:color="000000"/>
            </w:tcBorders>
          </w:tcPr>
          <w:p>
            <w:pPr>
              <w:pStyle w:val="TableContents"/>
              <w:rPr/>
            </w:pPr>
            <w:r>
              <w:rPr/>
              <w:t>Progressive decrease in binding strengh</w:t>
            </w:r>
          </w:p>
        </w:tc>
        <w:tc>
          <w:tcPr>
            <w:tcW w:w="2648" w:type="dxa"/>
            <w:tcBorders>
              <w:start w:val="single" w:sz="4" w:space="0" w:color="000000"/>
              <w:bottom w:val="single" w:sz="4" w:space="0" w:color="000000"/>
              <w:end w:val="single" w:sz="4" w:space="0" w:color="000000"/>
            </w:tcBorders>
          </w:tcPr>
          <w:p>
            <w:pPr>
              <w:pStyle w:val="TableContents"/>
              <w:rPr/>
            </w:pPr>
            <w:r>
              <w:rPr/>
              <w:t>[0.01 – 1.0]</w:t>
            </w:r>
          </w:p>
        </w:tc>
      </w:tr>
      <w:tr>
        <w:trPr/>
        <w:tc>
          <w:tcPr>
            <w:tcW w:w="1169" w:type="dxa"/>
            <w:tcBorders>
              <w:start w:val="single" w:sz="4" w:space="0" w:color="000000"/>
              <w:bottom w:val="single" w:sz="4" w:space="0" w:color="000000"/>
            </w:tcBorders>
          </w:tcPr>
          <w:p>
            <w:pPr>
              <w:pStyle w:val="TableContents"/>
              <w:jc w:val="start"/>
              <w:rPr/>
            </w:pPr>
            <w:r>
              <w:rPr/>
            </w:r>
            <m:oMathPara xmlns:m="http://schemas.openxmlformats.org/officeDocument/2006/math">
              <m:oMathParaPr>
                <m:jc m:val="left"/>
              </m:oMathParaPr>
              <m:oMath>
                <m:r>
                  <m:t xml:space="preserve">δ</m:t>
                </m:r>
              </m:oMath>
            </m:oMathPara>
          </w:p>
        </w:tc>
        <w:tc>
          <w:tcPr>
            <w:tcW w:w="5543" w:type="dxa"/>
            <w:tcBorders>
              <w:start w:val="single" w:sz="4" w:space="0" w:color="000000"/>
              <w:bottom w:val="single" w:sz="4" w:space="0" w:color="000000"/>
            </w:tcBorders>
          </w:tcPr>
          <w:p>
            <w:pPr>
              <w:pStyle w:val="TableContents"/>
              <w:rPr/>
            </w:pPr>
            <w:r>
              <w:rPr/>
              <w:t>Strength of automatic updating</w:t>
            </w:r>
          </w:p>
        </w:tc>
        <w:tc>
          <w:tcPr>
            <w:tcW w:w="2648" w:type="dxa"/>
            <w:tcBorders>
              <w:start w:val="single" w:sz="4" w:space="0" w:color="000000"/>
              <w:bottom w:val="single" w:sz="4" w:space="0" w:color="000000"/>
              <w:end w:val="single" w:sz="4" w:space="0" w:color="000000"/>
            </w:tcBorders>
          </w:tcPr>
          <w:p>
            <w:pPr>
              <w:pStyle w:val="TableContents"/>
              <w:rPr/>
            </w:pPr>
            <w:r>
              <w:rPr/>
              <w:t>[0.01 – 1.0]</w:t>
            </w:r>
          </w:p>
        </w:tc>
      </w:tr>
      <w:tr>
        <w:trPr/>
        <w:tc>
          <w:tcPr>
            <w:tcW w:w="1169" w:type="dxa"/>
            <w:tcBorders>
              <w:start w:val="single" w:sz="4" w:space="0" w:color="000000"/>
              <w:bottom w:val="single" w:sz="4" w:space="0" w:color="000000"/>
            </w:tcBorders>
          </w:tcPr>
          <w:p>
            <w:pPr>
              <w:pStyle w:val="TableContents"/>
              <w:jc w:val="start"/>
              <w:rPr/>
            </w:pPr>
            <w:r>
              <w:rPr/>
            </w:r>
            <m:oMathPara xmlns:m="http://schemas.openxmlformats.org/officeDocument/2006/math">
              <m:oMathParaPr>
                <m:jc m:val="left"/>
              </m:oMathParaPr>
              <m:oMath>
                <m:r>
                  <m:t xml:space="preserve">P</m:t>
                </m:r>
              </m:oMath>
            </m:oMathPara>
          </w:p>
        </w:tc>
        <w:tc>
          <w:tcPr>
            <w:tcW w:w="5543" w:type="dxa"/>
            <w:tcBorders>
              <w:start w:val="single" w:sz="4" w:space="0" w:color="000000"/>
              <w:bottom w:val="single" w:sz="4" w:space="0" w:color="000000"/>
            </w:tcBorders>
          </w:tcPr>
          <w:p>
            <w:pPr>
              <w:pStyle w:val="TableContents"/>
              <w:rPr/>
            </w:pPr>
            <w:r>
              <w:rPr/>
              <w:t>Contextual overlap</w:t>
            </w:r>
          </w:p>
        </w:tc>
        <w:tc>
          <w:tcPr>
            <w:tcW w:w="2648" w:type="dxa"/>
            <w:tcBorders>
              <w:start w:val="single" w:sz="4" w:space="0" w:color="000000"/>
              <w:bottom w:val="single" w:sz="4" w:space="0" w:color="000000"/>
              <w:end w:val="single" w:sz="4" w:space="0" w:color="000000"/>
            </w:tcBorders>
          </w:tcPr>
          <w:p>
            <w:pPr>
              <w:pStyle w:val="TableContents"/>
              <w:rPr/>
            </w:pPr>
            <w:r>
              <w:rPr/>
              <w:t>[0.0 – 1.0]</w:t>
            </w:r>
          </w:p>
        </w:tc>
      </w:tr>
      <w:tr>
        <w:trPr/>
        <w:tc>
          <w:tcPr>
            <w:tcW w:w="1169" w:type="dxa"/>
            <w:tcBorders>
              <w:start w:val="single" w:sz="4" w:space="0" w:color="000000"/>
              <w:bottom w:val="single" w:sz="4" w:space="0" w:color="000000"/>
            </w:tcBorders>
          </w:tcPr>
          <w:p>
            <w:pPr>
              <w:pStyle w:val="TableContents"/>
              <w:jc w:val="start"/>
              <w:rPr/>
            </w:pPr>
            <w:r>
              <w:rPr/>
            </w:r>
            <m:oMathPara xmlns:m="http://schemas.openxmlformats.org/officeDocument/2006/math">
              <m:oMathParaPr>
                <m:jc m:val="left"/>
              </m:oMathParaPr>
              <m:oMath>
                <m:r>
                  <m:t xml:space="preserve">σ</m:t>
                </m:r>
              </m:oMath>
            </m:oMathPara>
          </w:p>
        </w:tc>
        <w:tc>
          <w:tcPr>
            <w:tcW w:w="5543" w:type="dxa"/>
            <w:tcBorders>
              <w:start w:val="single" w:sz="4" w:space="0" w:color="000000"/>
              <w:bottom w:val="single" w:sz="4" w:space="0" w:color="000000"/>
            </w:tcBorders>
          </w:tcPr>
          <w:p>
            <w:pPr>
              <w:pStyle w:val="TableContents"/>
              <w:rPr/>
            </w:pPr>
            <w:r>
              <w:rPr/>
              <w:t>Standard deviation of the noise added at retrieval</w:t>
            </w:r>
          </w:p>
        </w:tc>
        <w:tc>
          <w:tcPr>
            <w:tcW w:w="2648" w:type="dxa"/>
            <w:tcBorders>
              <w:start w:val="single" w:sz="4" w:space="0" w:color="000000"/>
              <w:bottom w:val="single" w:sz="4" w:space="0" w:color="000000"/>
              <w:end w:val="single" w:sz="4" w:space="0" w:color="000000"/>
            </w:tcBorders>
          </w:tcPr>
          <w:p>
            <w:pPr>
              <w:pStyle w:val="TableContents"/>
              <w:rPr/>
            </w:pPr>
            <w:r>
              <w:rPr/>
              <w:t>[0.01 – 1.0]</w:t>
            </w:r>
          </w:p>
        </w:tc>
      </w:tr>
      <w:tr>
        <w:trPr/>
        <w:tc>
          <w:tcPr>
            <w:tcW w:w="1169" w:type="dxa"/>
            <w:tcBorders>
              <w:start w:val="single" w:sz="4" w:space="0" w:color="000000"/>
              <w:bottom w:val="single" w:sz="4" w:space="0" w:color="000000"/>
            </w:tcBorders>
          </w:tcPr>
          <w:p>
            <w:pPr>
              <w:pStyle w:val="TableContents"/>
              <w:jc w:val="start"/>
              <w:rPr/>
            </w:pPr>
            <w:r>
              <w:rPr/>
            </w:r>
            <m:oMathPara xmlns:m="http://schemas.openxmlformats.org/officeDocument/2006/math">
              <m:oMathParaPr>
                <m:jc m:val="left"/>
              </m:oMathParaPr>
              <m:oMath>
                <m:r>
                  <m:t xml:space="preserve">τ</m:t>
                </m:r>
              </m:oMath>
            </m:oMathPara>
          </w:p>
        </w:tc>
        <w:tc>
          <w:tcPr>
            <w:tcW w:w="5543" w:type="dxa"/>
            <w:tcBorders>
              <w:start w:val="single" w:sz="4" w:space="0" w:color="000000"/>
              <w:bottom w:val="single" w:sz="4" w:space="0" w:color="000000"/>
            </w:tcBorders>
          </w:tcPr>
          <w:p>
            <w:pPr>
              <w:pStyle w:val="TableContents"/>
              <w:rPr/>
            </w:pPr>
            <w:r>
              <w:rPr/>
              <w:t>Strength of response suppression</w:t>
            </w:r>
          </w:p>
        </w:tc>
        <w:tc>
          <w:tcPr>
            <w:tcW w:w="2648" w:type="dxa"/>
            <w:tcBorders>
              <w:start w:val="single" w:sz="4" w:space="0" w:color="000000"/>
              <w:bottom w:val="single" w:sz="4" w:space="0" w:color="000000"/>
              <w:end w:val="single" w:sz="4" w:space="0" w:color="000000"/>
            </w:tcBorders>
          </w:tcPr>
          <w:p>
            <w:pPr>
              <w:pStyle w:val="TableContents"/>
              <w:rPr/>
            </w:pPr>
            <w:r>
              <w:rPr/>
              <w:t>[0.0 – 10.0]</w:t>
            </w:r>
          </w:p>
        </w:tc>
      </w:tr>
      <w:tr>
        <w:trPr/>
        <w:tc>
          <w:tcPr>
            <w:tcW w:w="1169" w:type="dxa"/>
            <w:tcBorders>
              <w:start w:val="single" w:sz="4" w:space="0" w:color="000000"/>
              <w:bottom w:val="single" w:sz="4" w:space="0" w:color="000000"/>
            </w:tcBorders>
          </w:tcPr>
          <w:p>
            <w:pPr>
              <w:pStyle w:val="TableContents"/>
              <w:jc w:val="start"/>
              <w:rPr/>
            </w:pPr>
            <w:r>
              <w:rPr/>
            </w:r>
            <m:oMathPara xmlns:m="http://schemas.openxmlformats.org/officeDocument/2006/math">
              <m:oMathParaPr>
                <m:jc m:val="left"/>
              </m:oMathParaPr>
              <m:oMath>
                <m:r>
                  <m:t xml:space="preserve">b</m:t>
                </m:r>
              </m:oMath>
            </m:oMathPara>
          </w:p>
        </w:tc>
        <w:tc>
          <w:tcPr>
            <w:tcW w:w="5543" w:type="dxa"/>
            <w:tcBorders>
              <w:start w:val="single" w:sz="4" w:space="0" w:color="000000"/>
              <w:bottom w:val="single" w:sz="4" w:space="0" w:color="000000"/>
            </w:tcBorders>
          </w:tcPr>
          <w:p>
            <w:pPr>
              <w:pStyle w:val="TableContents"/>
              <w:rPr/>
            </w:pPr>
            <w:r>
              <w:rPr/>
              <w:t xml:space="preserve">Parameter scaling the similarity value </w:t>
            </w:r>
            <w:r>
              <w:rPr/>
            </w:r>
            <m:oMath xmlns:m="http://schemas.openxmlformats.org/officeDocument/2006/math">
              <m:r>
                <m:t xml:space="preserve">S</m:t>
              </m:r>
            </m:oMath>
          </w:p>
        </w:tc>
        <w:tc>
          <w:tcPr>
            <w:tcW w:w="2648" w:type="dxa"/>
            <w:tcBorders>
              <w:start w:val="single" w:sz="4" w:space="0" w:color="000000"/>
              <w:bottom w:val="single" w:sz="4" w:space="0" w:color="000000"/>
              <w:end w:val="single" w:sz="4" w:space="0" w:color="000000"/>
            </w:tcBorders>
          </w:tcPr>
          <w:p>
            <w:pPr>
              <w:pStyle w:val="TableContents"/>
              <w:rPr/>
            </w:pPr>
            <w:r>
              <w:rPr/>
              <w:t>[0.0 – 100.0]</w:t>
            </w:r>
          </w:p>
        </w:tc>
      </w:tr>
      <w:tr>
        <w:trPr/>
        <w:tc>
          <w:tcPr>
            <w:tcW w:w="1169" w:type="dxa"/>
            <w:tcBorders>
              <w:start w:val="single" w:sz="4" w:space="0" w:color="000000"/>
              <w:bottom w:val="single" w:sz="4" w:space="0" w:color="000000"/>
            </w:tcBorders>
          </w:tcPr>
          <w:p>
            <w:pPr>
              <w:pStyle w:val="TableContents"/>
              <w:jc w:val="start"/>
              <w:rPr/>
            </w:pPr>
            <w:r>
              <w:rPr/>
            </w:r>
            <m:oMathPara xmlns:m="http://schemas.openxmlformats.org/officeDocument/2006/math">
              <m:oMathParaPr>
                <m:jc m:val="left"/>
              </m:oMathParaPr>
              <m:oMath>
                <m:r>
                  <m:t xml:space="preserve">A</m:t>
                </m:r>
              </m:oMath>
            </m:oMathPara>
          </w:p>
        </w:tc>
        <w:tc>
          <w:tcPr>
            <w:tcW w:w="5543" w:type="dxa"/>
            <w:tcBorders>
              <w:start w:val="single" w:sz="4" w:space="0" w:color="000000"/>
              <w:bottom w:val="single" w:sz="4" w:space="0" w:color="000000"/>
            </w:tcBorders>
          </w:tcPr>
          <w:p>
            <w:pPr>
              <w:pStyle w:val="TableContents"/>
              <w:rPr/>
            </w:pPr>
            <w:r>
              <w:rPr/>
              <w:t>Persistent activation of list items</w:t>
            </w:r>
          </w:p>
        </w:tc>
        <w:tc>
          <w:tcPr>
            <w:tcW w:w="2648" w:type="dxa"/>
            <w:tcBorders>
              <w:start w:val="single" w:sz="4" w:space="0" w:color="000000"/>
              <w:bottom w:val="single" w:sz="4" w:space="0" w:color="000000"/>
              <w:end w:val="single" w:sz="4" w:space="0" w:color="000000"/>
            </w:tcBorders>
          </w:tcPr>
          <w:p>
            <w:pPr>
              <w:pStyle w:val="TableContents"/>
              <w:rPr/>
            </w:pPr>
            <w:r>
              <w:rPr/>
              <w:t>[0.0 – 6.0]</w:t>
            </w:r>
          </w:p>
        </w:tc>
      </w:tr>
      <w:tr>
        <w:trPr/>
        <w:tc>
          <w:tcPr>
            <w:tcW w:w="1169" w:type="dxa"/>
            <w:tcBorders>
              <w:start w:val="single" w:sz="4" w:space="0" w:color="000000"/>
              <w:bottom w:val="single" w:sz="4" w:space="0" w:color="000000"/>
            </w:tcBorders>
          </w:tcPr>
          <w:p>
            <w:pPr>
              <w:pStyle w:val="TableContents"/>
              <w:jc w:val="start"/>
              <w:rPr/>
            </w:pPr>
            <w:r>
              <w:rPr/>
            </w:r>
            <m:oMathPara xmlns:m="http://schemas.openxmlformats.org/officeDocument/2006/math">
              <m:oMathParaPr>
                <m:jc m:val="left"/>
              </m:oMathParaPr>
              <m:oMath>
                <m:r>
                  <m:t xml:space="preserve">θ</m:t>
                </m:r>
              </m:oMath>
            </m:oMathPara>
          </w:p>
        </w:tc>
        <w:tc>
          <w:tcPr>
            <w:tcW w:w="5543" w:type="dxa"/>
            <w:tcBorders>
              <w:start w:val="single" w:sz="4" w:space="0" w:color="000000"/>
              <w:bottom w:val="single" w:sz="4" w:space="0" w:color="000000"/>
            </w:tcBorders>
          </w:tcPr>
          <w:p>
            <w:pPr>
              <w:pStyle w:val="TableContents"/>
              <w:rPr/>
            </w:pPr>
            <w:r>
              <w:rPr/>
              <w:t>Threshold for retrieval</w:t>
            </w:r>
          </w:p>
        </w:tc>
        <w:tc>
          <w:tcPr>
            <w:tcW w:w="2648" w:type="dxa"/>
            <w:tcBorders>
              <w:start w:val="single" w:sz="4" w:space="0" w:color="000000"/>
              <w:bottom w:val="single" w:sz="4" w:space="0" w:color="000000"/>
              <w:end w:val="single" w:sz="4" w:space="0" w:color="000000"/>
            </w:tcBorders>
          </w:tcPr>
          <w:p>
            <w:pPr>
              <w:pStyle w:val="TableContents"/>
              <w:rPr/>
            </w:pPr>
            <w:r>
              <w:rPr/>
              <w:t>[0.0 – 2.0]</w:t>
            </w:r>
          </w:p>
        </w:tc>
      </w:tr>
      <w:tr>
        <w:trPr/>
        <w:tc>
          <w:tcPr>
            <w:tcW w:w="1169" w:type="dxa"/>
            <w:tcBorders>
              <w:start w:val="single" w:sz="4" w:space="0" w:color="000000"/>
              <w:bottom w:val="single" w:sz="4" w:space="0" w:color="000000"/>
            </w:tcBorders>
          </w:tcPr>
          <w:p>
            <w:pPr>
              <w:pStyle w:val="TableContents"/>
              <w:jc w:val="start"/>
              <w:rPr/>
            </w:pPr>
            <w:r>
              <w:rPr/>
            </w:r>
            <m:oMathPara xmlns:m="http://schemas.openxmlformats.org/officeDocument/2006/math">
              <m:oMathParaPr>
                <m:jc m:val="left"/>
              </m:oMathParaPr>
              <m:oMath>
                <m:r>
                  <m:t xml:space="preserve">ω</m:t>
                </m:r>
              </m:oMath>
            </m:oMathPara>
          </w:p>
        </w:tc>
        <w:tc>
          <w:tcPr>
            <w:tcW w:w="5543" w:type="dxa"/>
            <w:tcBorders>
              <w:start w:val="single" w:sz="4" w:space="0" w:color="000000"/>
              <w:bottom w:val="single" w:sz="4" w:space="0" w:color="000000"/>
            </w:tcBorders>
          </w:tcPr>
          <w:p>
            <w:pPr>
              <w:pStyle w:val="TableContents"/>
              <w:rPr/>
            </w:pPr>
            <w:r>
              <w:rPr/>
              <w:t>Similarity between the list items and non-list items</w:t>
            </w:r>
          </w:p>
        </w:tc>
        <w:tc>
          <w:tcPr>
            <w:tcW w:w="2648" w:type="dxa"/>
            <w:tcBorders>
              <w:start w:val="single" w:sz="4" w:space="0" w:color="000000"/>
              <w:bottom w:val="single" w:sz="4" w:space="0" w:color="000000"/>
              <w:end w:val="single" w:sz="4" w:space="0" w:color="000000"/>
            </w:tcBorders>
          </w:tcPr>
          <w:p>
            <w:pPr>
              <w:pStyle w:val="TableContents"/>
              <w:rPr/>
            </w:pPr>
            <w:r>
              <w:rPr/>
              <w:t>[0.0 – 1.0]</w:t>
            </w:r>
          </w:p>
        </w:tc>
      </w:tr>
      <w:tr>
        <w:trPr/>
        <w:tc>
          <w:tcPr>
            <w:tcW w:w="9360" w:type="dxa"/>
            <w:gridSpan w:val="3"/>
            <w:tcBorders>
              <w:start w:val="single" w:sz="4" w:space="0" w:color="000000"/>
              <w:bottom w:val="single" w:sz="4" w:space="0" w:color="000000"/>
              <w:end w:val="single" w:sz="4" w:space="0" w:color="000000"/>
            </w:tcBorders>
          </w:tcPr>
          <w:p>
            <w:pPr>
              <w:pStyle w:val="TableContents"/>
              <w:rPr/>
            </w:pPr>
            <w:r>
              <w:rPr>
                <w:i/>
                <w:iCs/>
              </w:rPr>
              <w:t>Note</w:t>
            </w:r>
            <w:r>
              <w:rPr/>
              <w:t xml:space="preserve">. </w:t>
            </w:r>
            <w:ins w:id="92" w:author="Unknown Author" w:date="2025-09-25T16:03:56Z">
              <w:r>
                <w:rPr/>
                <w:t xml:space="preserve">The </w:t>
              </w:r>
            </w:ins>
            <w:del w:id="93" w:author="Unknown Author" w:date="2025-09-25T16:03:59Z">
              <w:r>
                <w:rPr/>
                <w:delText>Range</w:delText>
              </w:r>
            </w:del>
            <w:ins w:id="94" w:author="Unknown Author" w:date="2025-09-25T16:03:59Z">
              <w:r>
                <w:rPr/>
                <w:t>ranges</w:t>
              </w:r>
            </w:ins>
            <w:r>
              <w:rPr/>
              <w:t xml:space="preserve"> ​​refer to the range of allowed parameter values ​​set when fitting the model.</w:t>
            </w:r>
          </w:p>
        </w:tc>
      </w:tr>
    </w:tbl>
    <w:p>
      <w:pPr>
        <w:pStyle w:val="BodyText"/>
        <w:rPr>
          <w:color w:val="000000"/>
        </w:rPr>
      </w:pPr>
      <w:r>
        <w:rPr>
          <w:color w:val="000000"/>
        </w:rPr>
      </w:r>
    </w:p>
    <w:p>
      <w:pPr>
        <w:pStyle w:val="Normal"/>
        <w:rPr/>
      </w:pPr>
      <w:r>
        <w:rPr>
          <w:color w:val="000000"/>
        </w:rPr>
        <w:tab/>
      </w:r>
      <w:r>
        <w:rPr>
          <w:i/>
          <w:iCs/>
          <w:color w:val="000000"/>
        </w:rPr>
        <w:t xml:space="preserve">Fitting procedure. </w:t>
      </w:r>
      <w:r>
        <w:rPr>
          <w:color w:val="000000"/>
        </w:rPr>
        <w:t xml:space="preserve">We fitted the model to individual participants on a trial-by-trial basis. For each recall attempt, we computed the probability </w:t>
      </w:r>
      <w:r>
        <w:rPr/>
      </w:r>
      <m:oMath xmlns:m="http://schemas.openxmlformats.org/officeDocument/2006/math">
        <m:r>
          <m:t xml:space="preserve">p</m:t>
        </m:r>
      </m:oMath>
      <w:r>
        <w:rPr>
          <w:color w:val="000000"/>
        </w:rPr>
        <w:t xml:space="preserve"> to recall each retrieval candidate using Eq. </w:t>
      </w:r>
      <w:ins w:id="95" w:author="Unknown Author" w:date="2025-09-25T16:04:31Z">
        <w:r>
          <w:rPr>
            <w:color w:val="000000"/>
          </w:rPr>
          <w:t>11</w:t>
        </w:r>
      </w:ins>
      <w:del w:id="96" w:author="Unknown Author" w:date="2025-09-25T16:04:31Z">
        <w:r>
          <w:rPr>
            <w:color w:val="000000"/>
          </w:rPr>
          <w:delText>9</w:delText>
        </w:r>
      </w:del>
      <w:r>
        <w:rPr>
          <w:color w:val="000000"/>
        </w:rPr>
        <w:t>. The log-likelihood was then computed using the recall probability of the observed response o in recall attempt r:</w:t>
      </w:r>
    </w:p>
    <w:tbl>
      <w:tblPr>
        <w:tblW w:w="5000" w:type="pct"/>
        <w:jc w:val="start"/>
        <w:tblInd w:w="55" w:type="dxa"/>
        <w:tblLayout w:type="fixed"/>
        <w:tblCellMar>
          <w:top w:w="55" w:type="dxa"/>
          <w:start w:w="55" w:type="dxa"/>
          <w:bottom w:w="55" w:type="dxa"/>
          <w:end w:w="55" w:type="dxa"/>
        </w:tblCellMar>
        <w:tblLook w:val="04a0" w:noHBand="0" w:noVBand="1" w:firstColumn="1" w:lastRow="0" w:lastColumn="0" w:firstRow="1"/>
      </w:tblPr>
      <w:tblGrid>
        <w:gridCol w:w="8422"/>
        <w:gridCol w:w="937"/>
      </w:tblGrid>
      <w:tr>
        <w:trPr>
          <w:trHeight w:val="808" w:hRule="atLeast"/>
        </w:trPr>
        <w:tc>
          <w:tcPr>
            <w:tcW w:w="8422" w:type="dxa"/>
            <w:tcBorders/>
          </w:tcPr>
          <w:p>
            <w:pPr>
              <w:pStyle w:val="TableContents"/>
              <w:jc w:val="start"/>
              <w:rPr/>
            </w:pPr>
            <w:r>
              <w:rPr/>
            </w:r>
            <m:oMathPara xmlns:m="http://schemas.openxmlformats.org/officeDocument/2006/math">
              <m:oMathParaPr>
                <m:jc m:val="left"/>
              </m:oMathParaPr>
              <m:oMath>
                <m:sSub>
                  <m:e>
                    <m:r>
                      <m:t xml:space="preserve">logL</m:t>
                    </m:r>
                  </m:e>
                  <m:sub>
                    <m:r>
                      <m:t xml:space="preserve">r</m:t>
                    </m:r>
                  </m:sub>
                </m:sSub>
                <m:r>
                  <m:t xml:space="preserve">=</m:t>
                </m:r>
                <m:r>
                  <m:t xml:space="preserve">log</m:t>
                </m:r>
                <m:d>
                  <m:dPr>
                    <m:begChr m:val="("/>
                    <m:endChr m:val=")"/>
                  </m:dPr>
                  <m:e>
                    <m:sSub>
                      <m:e>
                        <m:r>
                          <m:t xml:space="preserve">p</m:t>
                        </m:r>
                      </m:e>
                      <m:sub>
                        <m:r>
                          <m:t xml:space="preserve">o</m:t>
                        </m:r>
                      </m:sub>
                    </m:sSub>
                  </m:e>
                </m:d>
              </m:oMath>
            </m:oMathPara>
          </w:p>
        </w:tc>
        <w:tc>
          <w:tcPr>
            <w:tcW w:w="937" w:type="dxa"/>
            <w:tcBorders/>
          </w:tcPr>
          <w:p>
            <w:pPr>
              <w:pStyle w:val="TableContents"/>
              <w:rPr/>
            </w:pPr>
            <w:r>
              <w:rPr/>
              <w:t>(1</w:t>
            </w:r>
            <w:ins w:id="97" w:author="Unknown Author" w:date="2025-09-25T11:39:06Z">
              <w:r>
                <w:rPr/>
                <w:t>2</w:t>
              </w:r>
            </w:ins>
            <w:del w:id="98" w:author="Unknown Author" w:date="2025-09-25T11:39:05Z">
              <w:r>
                <w:rPr/>
                <w:delText>0</w:delText>
              </w:r>
            </w:del>
            <w:r>
              <w:rPr/>
              <w:t>)</w:t>
            </w:r>
          </w:p>
        </w:tc>
      </w:tr>
    </w:tbl>
    <w:p>
      <w:pPr>
        <w:pStyle w:val="Normal"/>
        <w:rPr>
          <w:color w:val="000000"/>
        </w:rPr>
      </w:pPr>
      <w:r>
        <w:rPr>
          <w:color w:val="000000"/>
        </w:rPr>
        <w:t xml:space="preserve"> </w:t>
      </w:r>
    </w:p>
    <w:p>
      <w:pPr>
        <w:pStyle w:val="Normal"/>
        <w:rPr>
          <w:color w:val="000000"/>
        </w:rPr>
      </w:pPr>
      <w:r>
        <w:rPr>
          <w:color w:val="000000"/>
        </w:rPr>
        <w:t>We used the deviance as a loss function by summing all log-likelihoods across trials and retrieval attempts for a given participant, and multiplying this result by -2:</w:t>
      </w:r>
    </w:p>
    <w:tbl>
      <w:tblPr>
        <w:tblW w:w="5000" w:type="pct"/>
        <w:jc w:val="start"/>
        <w:tblInd w:w="55" w:type="dxa"/>
        <w:tblLayout w:type="fixed"/>
        <w:tblCellMar>
          <w:top w:w="55" w:type="dxa"/>
          <w:start w:w="55" w:type="dxa"/>
          <w:bottom w:w="55" w:type="dxa"/>
          <w:end w:w="55" w:type="dxa"/>
        </w:tblCellMar>
        <w:tblLook w:val="04a0" w:noHBand="0" w:noVBand="1" w:firstColumn="1" w:lastRow="0" w:lastColumn="0" w:firstRow="1"/>
      </w:tblPr>
      <w:tblGrid>
        <w:gridCol w:w="8422"/>
        <w:gridCol w:w="937"/>
      </w:tblGrid>
      <w:tr>
        <w:trPr>
          <w:trHeight w:val="808" w:hRule="atLeast"/>
        </w:trPr>
        <w:tc>
          <w:tcPr>
            <w:tcW w:w="8422" w:type="dxa"/>
            <w:tcBorders/>
          </w:tcPr>
          <w:p>
            <w:pPr>
              <w:pStyle w:val="TableContents"/>
              <w:jc w:val="start"/>
              <w:rPr/>
            </w:pPr>
            <w:r>
              <w:rPr/>
            </w:r>
            <m:oMathPara xmlns:m="http://schemas.openxmlformats.org/officeDocument/2006/math">
              <m:oMathParaPr>
                <m:jc m:val="left"/>
              </m:oMathParaPr>
              <m:oMath>
                <m:r>
                  <m:t xml:space="preserve">D</m:t>
                </m:r>
                <m:r>
                  <m:t xml:space="preserve">=</m:t>
                </m:r>
                <m:r>
                  <m:t xml:space="preserve">−</m:t>
                </m:r>
                <m:r>
                  <m:t xml:space="preserve">2</m:t>
                </m:r>
                <m:nary>
                  <m:naryPr>
                    <m:chr m:val="∑"/>
                    <m:subHide m:val="1"/>
                    <m:supHide m:val="1"/>
                  </m:naryPr>
                  <m:sub/>
                  <m:sup/>
                  <m:e>
                    <m:sSub>
                      <m:e>
                        <m:r>
                          <m:t xml:space="preserve">logL</m:t>
                        </m:r>
                      </m:e>
                      <m:sub>
                        <m:r>
                          <m:t xml:space="preserve">r</m:t>
                        </m:r>
                      </m:sub>
                    </m:sSub>
                  </m:e>
                </m:nary>
              </m:oMath>
            </m:oMathPara>
          </w:p>
        </w:tc>
        <w:tc>
          <w:tcPr>
            <w:tcW w:w="937" w:type="dxa"/>
            <w:tcBorders/>
          </w:tcPr>
          <w:p>
            <w:pPr>
              <w:pStyle w:val="TableContents"/>
              <w:rPr/>
            </w:pPr>
            <w:r>
              <w:rPr/>
              <w:t>(1</w:t>
            </w:r>
            <w:ins w:id="99" w:author="Unknown Author" w:date="2025-09-25T11:39:08Z">
              <w:r>
                <w:rPr/>
                <w:t>3</w:t>
              </w:r>
            </w:ins>
            <w:del w:id="100" w:author="Unknown Author" w:date="2025-09-25T11:39:08Z">
              <w:r>
                <w:rPr/>
                <w:delText>1</w:delText>
              </w:r>
            </w:del>
            <w:r>
              <w:rPr/>
              <w:t>)</w:t>
            </w:r>
          </w:p>
        </w:tc>
      </w:tr>
    </w:tbl>
    <w:p>
      <w:pPr>
        <w:pStyle w:val="Normal"/>
        <w:rPr>
          <w:color w:val="000000"/>
        </w:rPr>
      </w:pPr>
      <w:r>
        <w:rPr>
          <w:color w:val="000000"/>
        </w:rPr>
        <w:t xml:space="preserve"> </w:t>
      </w:r>
    </w:p>
    <w:p>
      <w:pPr>
        <w:pStyle w:val="Normal"/>
        <w:rPr/>
      </w:pPr>
      <w:r>
        <w:rPr>
          <w:color w:val="000000"/>
        </w:rPr>
        <w:tab/>
      </w:r>
      <w:r>
        <w:rPr>
          <w:i/>
          <w:iCs/>
          <w:color w:val="000000"/>
        </w:rPr>
        <w:t>Parameter estimation</w:t>
      </w:r>
      <w:r>
        <w:rPr>
          <w:color w:val="000000"/>
        </w:rPr>
        <w:t xml:space="preserve">. We estimate the model’s parameters using differential evolution </w:t>
      </w:r>
      <w:bookmarkStart w:id="23" w:name="ZOTERO_BREF_6gGrQuRy1e4U"/>
      <w:r>
        <w:rPr>
          <w:color w:val="000000"/>
        </w:rPr>
        <w:t>(Storn &amp; Price, 1997)</w:t>
      </w:r>
      <w:bookmarkEnd w:id="23"/>
      <w:r>
        <w:rPr>
          <w:color w:val="000000"/>
        </w:rPr>
        <w:t xml:space="preserve">, a global optimization algorithm which iteratively generates new candidate solutions by combining randomly selected individuals from </w:t>
      </w:r>
      <w:del w:id="101" w:author="Unknown Author" w:date="2025-09-25T16:08:20Z">
        <w:r>
          <w:rPr>
            <w:color w:val="000000"/>
          </w:rPr>
          <w:delText>the current</w:delText>
        </w:r>
      </w:del>
      <w:ins w:id="102" w:author="Unknown Author" w:date="2025-09-25T16:08:20Z">
        <w:r>
          <w:rPr>
            <w:color w:val="000000"/>
          </w:rPr>
          <w:t>an initial</w:t>
        </w:r>
      </w:ins>
      <w:r>
        <w:rPr>
          <w:color w:val="000000"/>
        </w:rPr>
        <w:t xml:space="preserve"> population. The algorithm runs with a fixed population size, which we set here to 10n, where n is the number of free parameters in the </w:t>
      </w:r>
      <w:ins w:id="103" w:author="Unknown Author" w:date="2025-09-25T16:08:38Z">
        <w:r>
          <w:rPr>
            <w:color w:val="000000"/>
          </w:rPr>
          <w:t xml:space="preserve">WM </w:t>
        </w:r>
      </w:ins>
      <w:r>
        <w:rPr>
          <w:color w:val="000000"/>
        </w:rPr>
        <w:t xml:space="preserve">model. For each new generation, the algorithm creates trial solutions based on two parameters. The first is the crossover probability, which controls how much a trial solution inherits from the parent population; we set the crossover probability to 0.9. The second parameter is the differential weight, which scales the differences between individuals during mutation and affects the step size of the search; we set the differential weight to 0.8. We used the standard deviation of parameter values from individuals in the population as a stopping criterion </w:t>
      </w:r>
      <w:bookmarkStart w:id="24" w:name="ZOTERO_BREF_qX7XTlgZN2g3"/>
      <w:r>
        <w:rPr>
          <w:color w:val="000000"/>
        </w:rPr>
        <w:t>(Zielinski et al., 2006)</w:t>
      </w:r>
      <w:bookmarkEnd w:id="24"/>
      <w:r>
        <w:rPr>
          <w:color w:val="000000"/>
        </w:rPr>
        <w:t>. Convergence was considered reached if the standard deviation fell below 10e-8. If this criterion could not be reached, the algorithm stopped after 10,000 iterations.</w:t>
      </w:r>
    </w:p>
    <w:p>
      <w:pPr>
        <w:pStyle w:val="Normal"/>
        <w:rPr/>
      </w:pPr>
      <w:r>
        <w:rPr>
          <w:i/>
          <w:iCs/>
          <w:color w:val="000000"/>
        </w:rPr>
        <w:tab/>
        <w:t>Model comparison</w:t>
      </w:r>
      <w:r>
        <w:rPr>
          <w:color w:val="000000"/>
        </w:rPr>
        <w:t xml:space="preserve">. </w:t>
      </w:r>
      <w:commentRangeStart w:id="1"/>
      <w:r>
        <w:rPr>
          <w:color w:val="000000"/>
        </w:rPr>
        <w:t>To compare models with each other, we computed an Akaike Information Criterion (AIC) for each model:</w:t>
      </w:r>
      <w:commentRangeEnd w:id="1"/>
      <w:r>
        <w:commentReference w:id="1"/>
      </w:r>
      <w:r>
        <w:rPr>
          <w:color w:val="000000"/>
        </w:rPr>
      </w:r>
    </w:p>
    <w:tbl>
      <w:tblPr>
        <w:tblW w:w="5000" w:type="pct"/>
        <w:jc w:val="start"/>
        <w:tblInd w:w="55" w:type="dxa"/>
        <w:tblLayout w:type="fixed"/>
        <w:tblCellMar>
          <w:top w:w="55" w:type="dxa"/>
          <w:start w:w="55" w:type="dxa"/>
          <w:bottom w:w="55" w:type="dxa"/>
          <w:end w:w="55" w:type="dxa"/>
        </w:tblCellMar>
        <w:tblLook w:val="04a0" w:noHBand="0" w:noVBand="1" w:firstColumn="1" w:lastRow="0" w:lastColumn="0" w:firstRow="1"/>
      </w:tblPr>
      <w:tblGrid>
        <w:gridCol w:w="8422"/>
        <w:gridCol w:w="937"/>
      </w:tblGrid>
      <w:tr>
        <w:trPr>
          <w:trHeight w:val="808" w:hRule="atLeast"/>
        </w:trPr>
        <w:tc>
          <w:tcPr>
            <w:tcW w:w="8422" w:type="dxa"/>
            <w:tcBorders/>
          </w:tcPr>
          <w:p>
            <w:pPr>
              <w:pStyle w:val="TableContents"/>
              <w:jc w:val="start"/>
              <w:rPr/>
            </w:pPr>
            <w:r>
              <w:rPr/>
            </w:r>
            <m:oMathPara xmlns:m="http://schemas.openxmlformats.org/officeDocument/2006/math">
              <m:oMathParaPr>
                <m:jc m:val="left"/>
              </m:oMathParaPr>
              <m:oMath>
                <m:r>
                  <m:t xml:space="preserve">AIC</m:t>
                </m:r>
                <m:r>
                  <m:t xml:space="preserve">=</m:t>
                </m:r>
                <m:nary>
                  <m:naryPr>
                    <m:chr m:val="∑"/>
                  </m:naryPr>
                  <m:sub>
                    <m:r>
                      <m:t xml:space="preserve">i</m:t>
                    </m:r>
                    <m:r>
                      <m:t xml:space="preserve">=</m:t>
                    </m:r>
                    <m:r>
                      <m:t xml:space="preserve">1</m:t>
                    </m:r>
                  </m:sub>
                  <m:sup>
                    <m:r>
                      <m:t xml:space="preserve">N</m:t>
                    </m:r>
                  </m:sup>
                  <m:e>
                    <m:r>
                      <m:t xml:space="preserve">2</m:t>
                    </m:r>
                    <m:r>
                      <m:t xml:space="preserve">K</m:t>
                    </m:r>
                    <m:r>
                      <m:t xml:space="preserve">+</m:t>
                    </m:r>
                    <m:sSub>
                      <m:e>
                        <m:r>
                          <m:t xml:space="preserve">D</m:t>
                        </m:r>
                      </m:e>
                      <m:sub>
                        <m:r>
                          <m:t xml:space="preserve">i</m:t>
                        </m:r>
                      </m:sub>
                    </m:sSub>
                  </m:e>
                </m:nary>
              </m:oMath>
            </m:oMathPara>
          </w:p>
        </w:tc>
        <w:tc>
          <w:tcPr>
            <w:tcW w:w="937" w:type="dxa"/>
            <w:tcBorders/>
          </w:tcPr>
          <w:p>
            <w:pPr>
              <w:pStyle w:val="TableContents"/>
              <w:rPr/>
            </w:pPr>
            <w:r>
              <w:rPr/>
              <w:t>(1</w:t>
            </w:r>
            <w:ins w:id="104" w:author="Unknown Author" w:date="2025-09-25T11:39:11Z">
              <w:r>
                <w:rPr/>
                <w:t>4</w:t>
              </w:r>
            </w:ins>
            <w:del w:id="105" w:author="Unknown Author" w:date="2025-09-25T11:39:11Z">
              <w:r>
                <w:rPr/>
                <w:delText>2</w:delText>
              </w:r>
            </w:del>
            <w:r>
              <w:rPr/>
              <w:t>)</w:t>
            </w:r>
          </w:p>
        </w:tc>
      </w:tr>
    </w:tbl>
    <w:p>
      <w:pPr>
        <w:pStyle w:val="Normal"/>
        <w:rPr>
          <w:color w:val="000000"/>
        </w:rPr>
      </w:pPr>
      <w:r>
        <w:rPr>
          <w:color w:val="000000"/>
        </w:rPr>
      </w:r>
    </w:p>
    <w:p>
      <w:pPr>
        <w:pStyle w:val="Normal"/>
        <w:rPr>
          <w:color w:val="000000"/>
        </w:rPr>
      </w:pPr>
      <w:r>
        <w:rPr>
          <w:color w:val="000000"/>
        </w:rPr>
        <w:t xml:space="preserve"> </w:t>
      </w:r>
      <w:r>
        <w:rPr>
          <w:color w:val="000000"/>
        </w:rPr>
        <w:tab/>
        <w:t>The sum runs over the deviances across all participants and 2K reflects a penalty term for the number of free parameters. As we fit the model separately to each participant, the number of free parameters that were estimated, K, corresponds to the number of participants times the number of free parameters of the model. We therefore computed one AIC for each participant and summed all AICs to obtain an overall assessment for a particular model. After computing one AIC for each model, models can be compared by subtracting their AICs. This difference represents the likelihood of the data under a certain model, relative to another model.</w:t>
      </w:r>
    </w:p>
    <w:p>
      <w:pPr>
        <w:pStyle w:val="Normal"/>
        <w:rPr>
          <w:color w:val="000000"/>
        </w:rPr>
      </w:pPr>
      <w:r>
        <w:rPr>
          <w:color w:val="000000"/>
        </w:rPr>
      </w:r>
    </w:p>
    <w:p>
      <w:pPr>
        <w:pStyle w:val="Heading1"/>
        <w:numPr>
          <w:ilvl w:val="0"/>
          <w:numId w:val="3"/>
        </w:numPr>
        <w:rPr/>
      </w:pPr>
      <w:r>
        <w:rPr/>
        <w:t>Preliminary Experiment</w:t>
      </w:r>
    </w:p>
    <w:p>
      <w:pPr>
        <w:pStyle w:val="Normal"/>
        <w:ind w:firstLine="708"/>
        <w:rPr/>
      </w:pPr>
      <w:r>
        <w:rPr/>
        <w:t xml:space="preserve">Before running the main experiment, we tested the ability of the model to differentiate between competing explanations for how WM represents phonology using a preliminary dataset. We fitted the model to an unpublished dataset in which participants encoded lists of phonologically similar and dissimilar items for serial recall. There were two similarity conditions: A grouped conditions in which triplets of phonologically similar items were presented in subgroups (e.g., </w:t>
      </w:r>
      <w:r>
        <w:rPr>
          <w:u w:val="single"/>
        </w:rPr>
        <w:t>high</w:t>
      </w:r>
      <w:r>
        <w:rPr/>
        <w:t xml:space="preserve">, </w:t>
      </w:r>
      <w:r>
        <w:rPr>
          <w:u w:val="single"/>
        </w:rPr>
        <w:t>sky</w:t>
      </w:r>
      <w:r>
        <w:rPr/>
        <w:t xml:space="preserve">, </w:t>
      </w:r>
      <w:r>
        <w:rPr>
          <w:u w:val="single"/>
        </w:rPr>
        <w:t>fly</w:t>
      </w:r>
      <w:r>
        <w:rPr/>
        <w:t xml:space="preserve">, </w:t>
      </w:r>
      <w:r>
        <w:rPr>
          <w:i/>
          <w:iCs/>
        </w:rPr>
        <w:t>fall</w:t>
      </w:r>
      <w:r>
        <w:rPr/>
        <w:t xml:space="preserve">, </w:t>
      </w:r>
      <w:r>
        <w:rPr>
          <w:i/>
          <w:iCs/>
        </w:rPr>
        <w:t>ball</w:t>
      </w:r>
      <w:r>
        <w:rPr/>
        <w:t xml:space="preserve">, </w:t>
      </w:r>
      <w:r>
        <w:rPr>
          <w:i/>
          <w:iCs/>
        </w:rPr>
        <w:t>call</w:t>
      </w:r>
      <w:r>
        <w:rPr/>
        <w:t xml:space="preserve">) and an interleaved condition in which the triplets were presented in an interleaved fashion (e.g., </w:t>
      </w:r>
      <w:r>
        <w:rPr>
          <w:u w:val="single"/>
        </w:rPr>
        <w:t>tree</w:t>
      </w:r>
      <w:r>
        <w:rPr/>
        <w:t xml:space="preserve">, </w:t>
      </w:r>
      <w:r>
        <w:rPr>
          <w:i/>
          <w:iCs/>
        </w:rPr>
        <w:t>bright</w:t>
      </w:r>
      <w:r>
        <w:rPr/>
        <w:t xml:space="preserve">, </w:t>
      </w:r>
      <w:r>
        <w:rPr>
          <w:u w:val="single"/>
        </w:rPr>
        <w:t>bee</w:t>
      </w:r>
      <w:r>
        <w:rPr/>
        <w:t xml:space="preserve">, </w:t>
      </w:r>
      <w:r>
        <w:rPr>
          <w:i/>
          <w:iCs/>
        </w:rPr>
        <w:t>light</w:t>
      </w:r>
      <w:r>
        <w:rPr/>
        <w:t xml:space="preserve">, </w:t>
      </w:r>
      <w:r>
        <w:rPr>
          <w:u w:val="single"/>
        </w:rPr>
        <w:t>sea</w:t>
      </w:r>
      <w:r>
        <w:rPr/>
        <w:t xml:space="preserve">, </w:t>
      </w:r>
      <w:r>
        <w:rPr>
          <w:i/>
          <w:iCs/>
        </w:rPr>
        <w:t>night</w:t>
      </w:r>
      <w:r>
        <w:rPr/>
        <w:t>). We chose this experiment because of its proximity to the design we plan to use in the main experiment (see below).</w:t>
      </w:r>
    </w:p>
    <w:p>
      <w:pPr>
        <w:pStyle w:val="Normal"/>
        <w:ind w:firstLine="708"/>
        <w:rPr/>
      </w:pPr>
      <w:r>
        <w:rPr/>
      </w:r>
    </w:p>
    <w:p>
      <w:pPr>
        <w:pStyle w:val="Heading2"/>
        <w:numPr>
          <w:ilvl w:val="0"/>
          <w:numId w:val="3"/>
        </w:numPr>
        <w:rPr/>
      </w:pPr>
      <w:r>
        <w:rPr/>
        <w:t>Methods</w:t>
      </w:r>
    </w:p>
    <w:p>
      <w:pPr>
        <w:pStyle w:val="Normal"/>
        <w:rPr/>
      </w:pPr>
      <w:r>
        <w:rPr>
          <w:b/>
        </w:rPr>
        <w:tab/>
        <w:t xml:space="preserve">Participants. </w:t>
      </w:r>
      <w:r>
        <w:rPr/>
        <w:t>Thirty-two participants from the University of Liège were recruited. This sample size was chosen because it has been sufficient for obtaining strong evidence for similarity effects in previous experiments and was feasible with the available resources. All participants were French native speakers, reported no history of neurological disorder or learning difficulties. All participants gave their electronic informed consent before starting the experiment. The experiment had been approved by the Ethic committee of the Faculty of Psychology, Speech and Language Therapy, and Education of the University of Liège.</w:t>
      </w:r>
    </w:p>
    <w:p>
      <w:pPr>
        <w:pStyle w:val="Normal"/>
        <w:rPr/>
      </w:pPr>
      <w:r>
        <w:rPr>
          <w:b/>
        </w:rPr>
        <w:tab/>
        <w:t xml:space="preserve">Material. </w:t>
      </w:r>
      <w:r>
        <w:rPr/>
        <w:t xml:space="preserve">The stimuli used in this experiment were French nouns. The stimuli were drawn from 40 different rhyming categories, each composed of three rhyming items. The phonologically similar lists were built by using items from two different categories. The phonologically grouped lists were created first. The phonologically interleaved lists were created using the same sequences as the semantically grouped sequences but changing the items’ order such that the phonologically similar items were now presented in an interleaved fashion. The phonologically dissimilar lists were built by randomly sampling items from six different categories, with the constraint that all items had to have a Levenshtein distance between the letter strings larger than 2 from each other. Each item was used three times across the whole experiment: once in a grouped condition, once in an interleaved condition, and once in a dissimilar condition, which resulted in 20 trials per condition. </w:t>
      </w:r>
      <w:r>
        <w:rPr>
          <w:b/>
          <w:bCs/>
        </w:rPr>
        <w:t>Table 2</w:t>
      </w:r>
      <w:r>
        <w:rPr/>
        <w:t xml:space="preserve"> reports the phonological similarity values across conditions across all representational formats. Items were recorded by a native male French-speaking individual in a neutral voice in a soundproof booth. A filter was applied to all stimuli to suppress the residual background noise using the Audacity software. Items were then isolated on separate audio files.</w:t>
      </w:r>
    </w:p>
    <w:p>
      <w:pPr>
        <w:pStyle w:val="Normal"/>
        <w:rPr/>
      </w:pPr>
      <w:r>
        <w:rPr/>
      </w:r>
    </w:p>
    <w:tbl>
      <w:tblPr>
        <w:tblW w:w="9274" w:type="dxa"/>
        <w:jc w:val="start"/>
        <w:tblInd w:w="0" w:type="dxa"/>
        <w:tblLayout w:type="fixed"/>
        <w:tblCellMar>
          <w:top w:w="0" w:type="dxa"/>
          <w:start w:w="30" w:type="dxa"/>
          <w:bottom w:w="0" w:type="dxa"/>
          <w:end w:w="30" w:type="dxa"/>
        </w:tblCellMar>
        <w:tblLook w:val="04a0" w:noHBand="0" w:noVBand="1" w:firstColumn="1" w:lastRow="0" w:lastColumn="0" w:firstRow="1"/>
      </w:tblPr>
      <w:tblGrid>
        <w:gridCol w:w="3538"/>
        <w:gridCol w:w="2861"/>
        <w:gridCol w:w="2875"/>
      </w:tblGrid>
      <w:tr>
        <w:trPr>
          <w:trHeight w:val="516" w:hRule="atLeast"/>
        </w:trPr>
        <w:tc>
          <w:tcPr>
            <w:tcW w:w="9274" w:type="dxa"/>
            <w:gridSpan w:val="3"/>
            <w:tcBorders/>
            <w:vAlign w:val="bottom"/>
          </w:tcPr>
          <w:p>
            <w:pPr>
              <w:pStyle w:val="TableContents"/>
              <w:spacing w:lineRule="auto" w:line="360"/>
              <w:rPr/>
            </w:pPr>
            <w:r>
              <w:rPr>
                <w:b/>
                <w:bCs/>
              </w:rPr>
              <w:t>Table 2</w:t>
            </w:r>
            <w:r>
              <w:rPr/>
              <w:t xml:space="preserve">. </w:t>
            </w:r>
            <w:r>
              <w:rPr>
                <w:i/>
                <w:iCs/>
              </w:rPr>
              <w:t>Similarity values across models – Preliminary experiment</w:t>
            </w:r>
          </w:p>
        </w:tc>
      </w:tr>
      <w:tr>
        <w:trPr>
          <w:trHeight w:val="516" w:hRule="atLeast"/>
        </w:trPr>
        <w:tc>
          <w:tcPr>
            <w:tcW w:w="3538" w:type="dxa"/>
            <w:tcBorders/>
            <w:vAlign w:val="bottom"/>
          </w:tcPr>
          <w:p>
            <w:pPr>
              <w:pStyle w:val="TableContents"/>
              <w:spacing w:lineRule="auto" w:line="360"/>
              <w:rPr/>
            </w:pPr>
            <w:r>
              <w:rPr/>
              <w:t>Metric</w:t>
            </w:r>
          </w:p>
        </w:tc>
        <w:tc>
          <w:tcPr>
            <w:tcW w:w="2861" w:type="dxa"/>
            <w:tcBorders/>
            <w:vAlign w:val="bottom"/>
          </w:tcPr>
          <w:p>
            <w:pPr>
              <w:pStyle w:val="Normal"/>
              <w:spacing w:lineRule="auto" w:line="360"/>
              <w:rPr/>
            </w:pPr>
            <w:r>
              <w:rPr/>
              <w:t>Dissimilar</w:t>
            </w:r>
          </w:p>
        </w:tc>
        <w:tc>
          <w:tcPr>
            <w:tcW w:w="2875" w:type="dxa"/>
            <w:tcBorders/>
            <w:vAlign w:val="bottom"/>
          </w:tcPr>
          <w:p>
            <w:pPr>
              <w:pStyle w:val="Normal"/>
              <w:spacing w:lineRule="auto" w:line="360"/>
              <w:rPr/>
            </w:pPr>
            <w:r>
              <w:rPr/>
              <w:t>Grouped / Interleaved</w:t>
            </w:r>
          </w:p>
        </w:tc>
      </w:tr>
      <w:tr>
        <w:trPr>
          <w:trHeight w:val="516" w:hRule="atLeast"/>
        </w:trPr>
        <w:tc>
          <w:tcPr>
            <w:tcW w:w="3538" w:type="dxa"/>
            <w:tcBorders/>
            <w:vAlign w:val="bottom"/>
          </w:tcPr>
          <w:p>
            <w:pPr>
              <w:pStyle w:val="TableContents"/>
              <w:spacing w:lineRule="auto" w:line="360"/>
              <w:rPr/>
            </w:pPr>
            <w:r>
              <w:rPr/>
              <w:t>Slot coding</w:t>
            </w:r>
          </w:p>
        </w:tc>
        <w:tc>
          <w:tcPr>
            <w:tcW w:w="2861" w:type="dxa"/>
            <w:tcBorders/>
            <w:vAlign w:val="bottom"/>
          </w:tcPr>
          <w:p>
            <w:pPr>
              <w:pStyle w:val="Normal"/>
              <w:spacing w:lineRule="auto" w:line="360"/>
              <w:rPr/>
            </w:pPr>
            <w:r>
              <w:rPr/>
              <w:t>0.077</w:t>
            </w:r>
          </w:p>
        </w:tc>
        <w:tc>
          <w:tcPr>
            <w:tcW w:w="2875" w:type="dxa"/>
            <w:tcBorders/>
            <w:vAlign w:val="bottom"/>
          </w:tcPr>
          <w:p>
            <w:pPr>
              <w:pStyle w:val="Normal"/>
              <w:spacing w:lineRule="auto" w:line="360"/>
              <w:rPr/>
            </w:pPr>
            <w:r>
              <w:rPr/>
              <w:t>0.767</w:t>
            </w:r>
          </w:p>
        </w:tc>
      </w:tr>
      <w:tr>
        <w:trPr>
          <w:trHeight w:val="516" w:hRule="atLeast"/>
        </w:trPr>
        <w:tc>
          <w:tcPr>
            <w:tcW w:w="3538" w:type="dxa"/>
            <w:tcBorders/>
            <w:vAlign w:val="bottom"/>
          </w:tcPr>
          <w:p>
            <w:pPr>
              <w:pStyle w:val="TableContents"/>
              <w:spacing w:lineRule="auto" w:line="360"/>
              <w:rPr/>
            </w:pPr>
            <w:r>
              <w:rPr/>
              <w:t>Levenshtein</w:t>
            </w:r>
          </w:p>
        </w:tc>
        <w:tc>
          <w:tcPr>
            <w:tcW w:w="2861" w:type="dxa"/>
            <w:tcBorders/>
            <w:vAlign w:val="bottom"/>
          </w:tcPr>
          <w:p>
            <w:pPr>
              <w:pStyle w:val="Normal"/>
              <w:spacing w:lineRule="auto" w:line="360"/>
              <w:rPr/>
            </w:pPr>
            <w:r>
              <w:rPr/>
              <w:t>0.099</w:t>
            </w:r>
          </w:p>
        </w:tc>
        <w:tc>
          <w:tcPr>
            <w:tcW w:w="2875" w:type="dxa"/>
            <w:tcBorders/>
            <w:vAlign w:val="bottom"/>
          </w:tcPr>
          <w:p>
            <w:pPr>
              <w:pStyle w:val="Normal"/>
              <w:spacing w:lineRule="auto" w:line="360"/>
              <w:rPr/>
            </w:pPr>
            <w:r>
              <w:rPr/>
              <w:t>0.767</w:t>
            </w:r>
          </w:p>
        </w:tc>
      </w:tr>
      <w:tr>
        <w:trPr>
          <w:trHeight w:val="516" w:hRule="atLeast"/>
        </w:trPr>
        <w:tc>
          <w:tcPr>
            <w:tcW w:w="3538" w:type="dxa"/>
            <w:tcBorders/>
            <w:vAlign w:val="bottom"/>
          </w:tcPr>
          <w:p>
            <w:pPr>
              <w:pStyle w:val="TableContents"/>
              <w:spacing w:lineRule="auto" w:line="360"/>
              <w:rPr/>
            </w:pPr>
            <w:r>
              <w:rPr/>
              <w:t>Syllable</w:t>
            </w:r>
          </w:p>
        </w:tc>
        <w:tc>
          <w:tcPr>
            <w:tcW w:w="2861" w:type="dxa"/>
            <w:tcBorders/>
            <w:vAlign w:val="bottom"/>
          </w:tcPr>
          <w:p>
            <w:pPr>
              <w:pStyle w:val="Normal"/>
              <w:spacing w:lineRule="auto" w:line="360"/>
              <w:rPr/>
            </w:pPr>
            <w:r>
              <w:rPr/>
              <w:t>0.096</w:t>
            </w:r>
          </w:p>
        </w:tc>
        <w:tc>
          <w:tcPr>
            <w:tcW w:w="2875" w:type="dxa"/>
            <w:tcBorders/>
            <w:vAlign w:val="bottom"/>
          </w:tcPr>
          <w:p>
            <w:pPr>
              <w:pStyle w:val="Normal"/>
              <w:spacing w:lineRule="auto" w:line="360"/>
              <w:rPr/>
            </w:pPr>
            <w:r>
              <w:rPr/>
              <w:t>0.767</w:t>
            </w:r>
          </w:p>
        </w:tc>
      </w:tr>
      <w:tr>
        <w:trPr>
          <w:trHeight w:val="516" w:hRule="atLeast"/>
        </w:trPr>
        <w:tc>
          <w:tcPr>
            <w:tcW w:w="3538" w:type="dxa"/>
            <w:tcBorders/>
            <w:vAlign w:val="bottom"/>
          </w:tcPr>
          <w:p>
            <w:pPr>
              <w:pStyle w:val="TableContents"/>
              <w:spacing w:lineRule="auto" w:line="360"/>
              <w:rPr/>
            </w:pPr>
            <w:r>
              <w:rPr/>
              <w:t>Closed biphone</w:t>
            </w:r>
          </w:p>
        </w:tc>
        <w:tc>
          <w:tcPr>
            <w:tcW w:w="2861" w:type="dxa"/>
            <w:tcBorders/>
            <w:vAlign w:val="bottom"/>
          </w:tcPr>
          <w:p>
            <w:pPr>
              <w:pStyle w:val="Normal"/>
              <w:spacing w:lineRule="auto" w:line="360"/>
              <w:rPr/>
            </w:pPr>
            <w:r>
              <w:rPr/>
              <w:t>0.032</w:t>
            </w:r>
          </w:p>
        </w:tc>
        <w:tc>
          <w:tcPr>
            <w:tcW w:w="2875" w:type="dxa"/>
            <w:tcBorders/>
            <w:vAlign w:val="bottom"/>
          </w:tcPr>
          <w:p>
            <w:pPr>
              <w:pStyle w:val="Normal"/>
              <w:spacing w:lineRule="auto" w:line="360"/>
              <w:rPr/>
            </w:pPr>
            <w:r>
              <w:rPr/>
              <w:t>0.624</w:t>
            </w:r>
          </w:p>
        </w:tc>
      </w:tr>
      <w:tr>
        <w:trPr>
          <w:trHeight w:val="516" w:hRule="atLeast"/>
        </w:trPr>
        <w:tc>
          <w:tcPr>
            <w:tcW w:w="3538" w:type="dxa"/>
            <w:tcBorders/>
            <w:vAlign w:val="bottom"/>
          </w:tcPr>
          <w:p>
            <w:pPr>
              <w:pStyle w:val="TableContents"/>
              <w:spacing w:lineRule="auto" w:line="360"/>
              <w:rPr/>
            </w:pPr>
            <w:r>
              <w:rPr/>
              <w:t>Open biphone 1</w:t>
            </w:r>
          </w:p>
        </w:tc>
        <w:tc>
          <w:tcPr>
            <w:tcW w:w="2861" w:type="dxa"/>
            <w:tcBorders/>
            <w:vAlign w:val="bottom"/>
          </w:tcPr>
          <w:p>
            <w:pPr>
              <w:pStyle w:val="Normal"/>
              <w:spacing w:lineRule="auto" w:line="360"/>
              <w:rPr/>
            </w:pPr>
            <w:r>
              <w:rPr/>
              <w:t>0.029</w:t>
            </w:r>
          </w:p>
        </w:tc>
        <w:tc>
          <w:tcPr>
            <w:tcW w:w="2875" w:type="dxa"/>
            <w:tcBorders/>
            <w:vAlign w:val="bottom"/>
          </w:tcPr>
          <w:p>
            <w:pPr>
              <w:pStyle w:val="Normal"/>
              <w:spacing w:lineRule="auto" w:line="360"/>
              <w:rPr/>
            </w:pPr>
            <w:r>
              <w:rPr/>
              <w:t>0.605</w:t>
            </w:r>
          </w:p>
        </w:tc>
      </w:tr>
      <w:tr>
        <w:trPr>
          <w:trHeight w:val="516" w:hRule="atLeast"/>
        </w:trPr>
        <w:tc>
          <w:tcPr>
            <w:tcW w:w="3538" w:type="dxa"/>
            <w:tcBorders/>
            <w:vAlign w:val="bottom"/>
          </w:tcPr>
          <w:p>
            <w:pPr>
              <w:pStyle w:val="TableContents"/>
              <w:spacing w:lineRule="auto" w:line="360"/>
              <w:rPr/>
            </w:pPr>
            <w:r>
              <w:rPr/>
              <w:t>Open biphone 2</w:t>
            </w:r>
          </w:p>
        </w:tc>
        <w:tc>
          <w:tcPr>
            <w:tcW w:w="2861" w:type="dxa"/>
            <w:tcBorders/>
            <w:vAlign w:val="bottom"/>
          </w:tcPr>
          <w:p>
            <w:pPr>
              <w:pStyle w:val="Normal"/>
              <w:spacing w:lineRule="auto" w:line="360"/>
              <w:rPr/>
            </w:pPr>
            <w:r>
              <w:rPr/>
              <w:t>0.03</w:t>
            </w:r>
          </w:p>
        </w:tc>
        <w:tc>
          <w:tcPr>
            <w:tcW w:w="2875" w:type="dxa"/>
            <w:tcBorders/>
            <w:vAlign w:val="bottom"/>
          </w:tcPr>
          <w:p>
            <w:pPr>
              <w:pStyle w:val="Normal"/>
              <w:spacing w:lineRule="auto" w:line="360"/>
              <w:rPr/>
            </w:pPr>
            <w:r>
              <w:rPr/>
              <w:t>0.549</w:t>
            </w:r>
          </w:p>
        </w:tc>
      </w:tr>
      <w:tr>
        <w:trPr>
          <w:trHeight w:val="516" w:hRule="atLeast"/>
        </w:trPr>
        <w:tc>
          <w:tcPr>
            <w:tcW w:w="3538" w:type="dxa"/>
            <w:tcBorders/>
            <w:vAlign w:val="bottom"/>
          </w:tcPr>
          <w:p>
            <w:pPr>
              <w:pStyle w:val="TableContents"/>
              <w:spacing w:lineRule="auto" w:line="360"/>
              <w:rPr/>
            </w:pPr>
            <w:r>
              <w:rPr/>
              <w:t>Open biphone 3</w:t>
            </w:r>
          </w:p>
        </w:tc>
        <w:tc>
          <w:tcPr>
            <w:tcW w:w="2861" w:type="dxa"/>
            <w:tcBorders/>
            <w:vAlign w:val="bottom"/>
          </w:tcPr>
          <w:p>
            <w:pPr>
              <w:pStyle w:val="Normal"/>
              <w:spacing w:lineRule="auto" w:line="360"/>
              <w:rPr/>
            </w:pPr>
            <w:r>
              <w:rPr/>
              <w:t>0.029</w:t>
            </w:r>
          </w:p>
        </w:tc>
        <w:tc>
          <w:tcPr>
            <w:tcW w:w="2875" w:type="dxa"/>
            <w:tcBorders/>
            <w:vAlign w:val="bottom"/>
          </w:tcPr>
          <w:p>
            <w:pPr>
              <w:pStyle w:val="Normal"/>
              <w:spacing w:lineRule="auto" w:line="360"/>
              <w:rPr/>
            </w:pPr>
            <w:r>
              <w:rPr/>
              <w:t>0.535</w:t>
            </w:r>
          </w:p>
        </w:tc>
      </w:tr>
      <w:tr>
        <w:trPr>
          <w:trHeight w:val="516" w:hRule="atLeast"/>
        </w:trPr>
        <w:tc>
          <w:tcPr>
            <w:tcW w:w="3538" w:type="dxa"/>
            <w:tcBorders/>
            <w:vAlign w:val="bottom"/>
          </w:tcPr>
          <w:p>
            <w:pPr>
              <w:pStyle w:val="TableContents"/>
              <w:spacing w:lineRule="auto" w:line="360"/>
              <w:rPr/>
            </w:pPr>
            <w:r>
              <w:rPr/>
              <w:t>Open biphone 4</w:t>
            </w:r>
          </w:p>
        </w:tc>
        <w:tc>
          <w:tcPr>
            <w:tcW w:w="2861" w:type="dxa"/>
            <w:tcBorders/>
            <w:vAlign w:val="bottom"/>
          </w:tcPr>
          <w:p>
            <w:pPr>
              <w:pStyle w:val="Normal"/>
              <w:spacing w:lineRule="auto" w:line="360"/>
              <w:rPr/>
            </w:pPr>
            <w:r>
              <w:rPr/>
              <w:t>0.029</w:t>
            </w:r>
          </w:p>
        </w:tc>
        <w:tc>
          <w:tcPr>
            <w:tcW w:w="2875" w:type="dxa"/>
            <w:tcBorders/>
            <w:vAlign w:val="bottom"/>
          </w:tcPr>
          <w:p>
            <w:pPr>
              <w:pStyle w:val="Normal"/>
              <w:spacing w:lineRule="auto" w:line="360"/>
              <w:rPr/>
            </w:pPr>
            <w:r>
              <w:rPr/>
              <w:t>0.533</w:t>
            </w:r>
          </w:p>
        </w:tc>
      </w:tr>
      <w:tr>
        <w:trPr>
          <w:trHeight w:val="516" w:hRule="atLeast"/>
        </w:trPr>
        <w:tc>
          <w:tcPr>
            <w:tcW w:w="3538" w:type="dxa"/>
            <w:tcBorders/>
            <w:vAlign w:val="bottom"/>
          </w:tcPr>
          <w:p>
            <w:pPr>
              <w:pStyle w:val="TableContents"/>
              <w:spacing w:lineRule="auto" w:line="360"/>
              <w:rPr/>
            </w:pPr>
            <w:r>
              <w:rPr/>
              <w:t>Open biphone 5</w:t>
            </w:r>
          </w:p>
        </w:tc>
        <w:tc>
          <w:tcPr>
            <w:tcW w:w="2861" w:type="dxa"/>
            <w:tcBorders/>
            <w:vAlign w:val="bottom"/>
          </w:tcPr>
          <w:p>
            <w:pPr>
              <w:pStyle w:val="Normal"/>
              <w:spacing w:lineRule="auto" w:line="360"/>
              <w:rPr/>
            </w:pPr>
            <w:r>
              <w:rPr/>
              <w:t>0.029</w:t>
            </w:r>
          </w:p>
        </w:tc>
        <w:tc>
          <w:tcPr>
            <w:tcW w:w="2875" w:type="dxa"/>
            <w:tcBorders/>
            <w:vAlign w:val="bottom"/>
          </w:tcPr>
          <w:p>
            <w:pPr>
              <w:pStyle w:val="Normal"/>
              <w:spacing w:lineRule="auto" w:line="360"/>
              <w:rPr/>
            </w:pPr>
            <w:r>
              <w:rPr/>
              <w:t>0.533</w:t>
            </w:r>
          </w:p>
        </w:tc>
      </w:tr>
      <w:tr>
        <w:trPr>
          <w:trHeight w:val="516" w:hRule="atLeast"/>
        </w:trPr>
        <w:tc>
          <w:tcPr>
            <w:tcW w:w="9274" w:type="dxa"/>
            <w:gridSpan w:val="3"/>
            <w:tcBorders/>
            <w:vAlign w:val="bottom"/>
          </w:tcPr>
          <w:p>
            <w:pPr>
              <w:pStyle w:val="TableContents"/>
              <w:spacing w:lineRule="auto" w:line="360"/>
              <w:rPr/>
            </w:pPr>
            <w:r>
              <w:rPr>
                <w:i/>
                <w:iCs/>
              </w:rPr>
              <w:t>Note</w:t>
            </w:r>
            <w:r>
              <w:rPr/>
              <w:t>. Values in the grouped and interleaved conditions refer to the similarity between items within triplets of phonologically similar items. Since both the grouped and interleaved conditions were created using the same triplets of phonologically similar items, they have identical similarity values.</w:t>
            </w:r>
          </w:p>
        </w:tc>
      </w:tr>
    </w:tbl>
    <w:p>
      <w:pPr>
        <w:pStyle w:val="Normal"/>
        <w:rPr/>
      </w:pPr>
      <w:r>
        <w:rPr/>
      </w:r>
    </w:p>
    <w:p>
      <w:pPr>
        <w:pStyle w:val="Normal"/>
        <w:rPr>
          <w:bCs/>
        </w:rPr>
      </w:pPr>
      <w:r>
        <w:rPr>
          <w:b/>
        </w:rPr>
        <w:tab/>
        <w:t xml:space="preserve">Procedure. </w:t>
      </w:r>
      <w:r>
        <w:rPr/>
        <w:t>Due to the Covid-19 pandemic, participants were tested remotely. The experimenters met the subjects via a desktop application and gave instructions. Participants performed the experiment separately on an online webpage. The auditory presentation of the stimuli was made possible using the Pizzicato library (https://alemangui.github.io/pizzicato/). Participants’ oral responses were recorded for later transcription by an internship student. The task was coded in JavaScript.</w:t>
      </w:r>
    </w:p>
    <w:p>
      <w:pPr>
        <w:pStyle w:val="Normal"/>
        <w:rPr>
          <w:bCs/>
        </w:rPr>
      </w:pPr>
      <w:r>
        <w:rPr/>
        <w:tab/>
        <w:t>Each trial started with the presentation of a six-item list to be remembered. Each item was auditorily presented at a pace of 1,000 ms per item. After the last to-be-remembered item, participants recalled the items aloud in their original presentation order. If participants could not recall an item, they were instructed to say the word “blanc” (i.e., the french word for “blank”). After recalling all items, participants pressed the spacebar to initiate the next trial. Participants performed three training trials prior the main experiment.</w:t>
      </w:r>
    </w:p>
    <w:p>
      <w:pPr>
        <w:pStyle w:val="Normal"/>
        <w:rPr/>
      </w:pPr>
      <w:r>
        <w:rPr>
          <w:b/>
        </w:rPr>
        <w:tab/>
        <w:t>Scoring procedure</w:t>
      </w:r>
      <w:r>
        <w:rPr>
          <w:b/>
          <w:bCs/>
        </w:rPr>
        <w:t>.</w:t>
      </w:r>
      <w:r>
        <w:rPr>
          <w:bCs/>
        </w:rPr>
        <w:t xml:space="preserve"> Recall performance was assessed using two criteria. </w:t>
      </w:r>
      <w:ins w:id="106" w:author="Unknown Author" w:date="2025-09-23T14:44:28Z">
        <w:r>
          <w:rPr>
            <w:bCs/>
          </w:rPr>
          <w:t>The first criterion we use is an item recall criterion, in which an item is scored correct if recalled at all, independently of the serial position considered. For instance, given the to-be-remembered sequence “ABCDEF” and the output sequence “A*DCEZ”, the sequence would be scored as [1, 0, 1, 1, 1, 0], resulting in an average item recall score of 4/6.</w:t>
        </w:r>
      </w:ins>
      <w:r>
        <w:rPr>
          <w:bCs/>
        </w:rPr>
        <w:t xml:space="preserve"> The second criterion is a conditionalized order recall criterion in which an item </w:t>
      </w:r>
      <w:del w:id="107" w:author="Unknown Author" w:date="2025-09-29T11:01:53Z">
        <w:r>
          <w:rPr>
            <w:bCs/>
          </w:rPr>
          <w:delText>was</w:delText>
        </w:r>
      </w:del>
      <w:ins w:id="108" w:author="Unknown Author" w:date="2025-09-29T11:01:53Z">
        <w:r>
          <w:rPr>
            <w:bCs/>
          </w:rPr>
          <w:t>is</w:t>
        </w:r>
      </w:ins>
      <w:r>
        <w:rPr>
          <w:bCs/>
        </w:rPr>
        <w:t xml:space="preserve"> scored correct if recalled in the correct serial position, given that it had been recalled at all. Items not recalled at all are not diagnostic of confusion errors and are therefore scored as missing data.</w:t>
      </w:r>
      <w:ins w:id="109" w:author="Unknown Author" w:date="2025-09-23T14:44:51Z">
        <w:r>
          <w:rPr>
            <w:bCs/>
          </w:rPr>
          <w:t xml:space="preserve"> Returning to the previous example,</w:t>
        </w:r>
      </w:ins>
      <w:r>
        <w:rPr>
          <w:bCs/>
        </w:rPr>
        <w:t xml:space="preserve"> the sequence would be scored as [1, NA, 0, 0, 1, NA], resulting in an average order recall score of 2/4. </w:t>
      </w:r>
      <w:ins w:id="110" w:author="Unknown Author" w:date="2025-09-23T14:44:37Z">
        <w:r>
          <w:rPr>
            <w:bCs/>
          </w:rPr>
          <w:t xml:space="preserve">Since both criteria are differentially affected by similarity manipulations </w:t>
        </w:r>
      </w:ins>
      <w:bookmarkStart w:id="25" w:name="ZOTERO_BREF_pBMjnvTfP3ZH"/>
      <w:ins w:id="111" w:author="Unknown Author" w:date="2025-09-23T14:44:37Z">
        <w:r>
          <w:rPr>
            <w:bCs/>
          </w:rPr>
          <w:t>(e.g., Gupta et al., 2005)</w:t>
        </w:r>
      </w:ins>
      <w:bookmarkEnd w:id="25"/>
      <w:ins w:id="112" w:author="Unknown Author" w:date="2025-09-23T14:44:37Z">
        <w:r>
          <w:rPr>
            <w:bCs/>
          </w:rPr>
          <w:t>, it is important to distinguish between item and order recall.</w:t>
        </w:r>
      </w:ins>
    </w:p>
    <w:p>
      <w:pPr>
        <w:pStyle w:val="Normal"/>
        <w:rPr/>
      </w:pPr>
      <w:r>
        <w:rPr>
          <w:b/>
        </w:rPr>
        <w:tab/>
        <w:t>Statistical analyses.</w:t>
      </w:r>
      <w:r>
        <w:rPr/>
        <w:t xml:space="preserve"> </w:t>
      </w:r>
      <w:r>
        <w:rPr>
          <w:color w:val="000000"/>
        </w:rPr>
        <w:t>Overall recall performance was assessed using a Bayesian logistic regression model. The full model included a fixed effect of similarity condition (grouped, interleaved, dissimilar), a random effect of similarity and a random intercept. To assess the</w:t>
      </w:r>
      <w:ins w:id="113" w:author="Unknown Author" w:date="2025-09-23T16:03:45Z">
        <w:r>
          <w:rPr>
            <w:color w:val="000000"/>
          </w:rPr>
          <w:t xml:space="preserve"> presence of a similarity condition effect, we compared the full model against the model without the similarity effect. </w:t>
        </w:r>
      </w:ins>
      <w:del w:id="114" w:author="Unknown Author" w:date="2025-09-23T16:04:33Z">
        <w:r>
          <w:rPr>
            <w:color w:val="000000"/>
          </w:rPr>
          <w:delText xml:space="preserve"> strength of evidence for or against each effect, we first identified the best possible model. This was done using a top-down approach, starting from the full model and comparing it to another model which did not include a specific effect. We repeated this operation until the best model was found. We then compared this best model against the same model without the effect of interest. </w:delText>
        </w:r>
      </w:del>
      <w:r>
        <w:rPr>
          <w:color w:val="000000"/>
        </w:rPr>
        <w:t xml:space="preserve">These analyses were performed using the brms R package </w:t>
      </w:r>
      <w:bookmarkStart w:id="26" w:name="ZOTERO_BREF_BlfmliMMxIio"/>
      <w:r>
        <w:rPr>
          <w:b w:val="false"/>
          <w:i w:val="false"/>
          <w:caps w:val="false"/>
          <w:smallCaps w:val="false"/>
          <w:position w:val="0"/>
          <w:sz w:val="24"/>
          <w:sz w:val="24"/>
          <w:u w:val="none"/>
          <w:vertAlign w:val="baseline"/>
        </w:rPr>
        <w:t>(Bürkner, 2017)</w:t>
      </w:r>
      <w:bookmarkEnd w:id="26"/>
      <w:r>
        <w:rPr/>
        <w:t>.</w:t>
      </w:r>
    </w:p>
    <w:p>
      <w:pPr>
        <w:pStyle w:val="Normal"/>
        <w:rPr>
          <w:color w:val="000000"/>
        </w:rPr>
      </w:pPr>
      <w:r>
        <w:rPr>
          <w:color w:val="000000"/>
        </w:rPr>
      </w:r>
    </w:p>
    <w:p>
      <w:pPr>
        <w:pStyle w:val="Heading2"/>
        <w:numPr>
          <w:ilvl w:val="0"/>
          <w:numId w:val="3"/>
        </w:numPr>
        <w:rPr/>
      </w:pPr>
      <w:r>
        <w:rPr/>
        <w:t>Results</w:t>
      </w:r>
    </w:p>
    <w:p>
      <w:pPr>
        <w:pStyle w:val="Normal"/>
        <w:rPr>
          <w:del w:id="121" w:author="Unknown Author" w:date="2025-09-23T16:06:10Z"/>
        </w:rPr>
      </w:pPr>
      <w:r>
        <w:rPr/>
        <w:tab/>
        <w:t xml:space="preserve">Results from the Bayesian logistic regression model indicate </w:t>
      </w:r>
      <w:ins w:id="115" w:author="Unknown Author" w:date="2025-09-23T16:05:06Z">
        <w:r>
          <w:rPr/>
          <w:t>decisive evidence for the main effect of similarity condition, both when the item recall criterion (BF</w:t>
        </w:r>
      </w:ins>
      <w:ins w:id="116" w:author="Unknown Author" w:date="2025-09-23T16:05:06Z">
        <w:r>
          <w:rPr>
            <w:vertAlign w:val="subscript"/>
          </w:rPr>
          <w:t>10</w:t>
        </w:r>
      </w:ins>
      <w:ins w:id="117" w:author="Unknown Author" w:date="2025-09-23T16:05:06Z">
        <w:r>
          <w:rPr/>
          <w:t xml:space="preserve"> = 2.082e+11) and the order recall criterion (BF</w:t>
        </w:r>
      </w:ins>
      <w:ins w:id="118" w:author="Unknown Author" w:date="2025-09-23T16:05:06Z">
        <w:r>
          <w:rPr>
            <w:vertAlign w:val="subscript"/>
          </w:rPr>
          <w:t>10</w:t>
        </w:r>
      </w:ins>
      <w:ins w:id="119" w:author="Unknown Author" w:date="2025-09-23T16:05:06Z">
        <w:r>
          <w:rPr/>
          <w:t xml:space="preserve"> = 9.439e+8) were considered. </w:t>
        </w:r>
      </w:ins>
      <w:del w:id="120" w:author="Unknown Author" w:date="2025-09-23T16:05:04Z">
        <w:r>
          <w:rPr/>
          <w:delText xml:space="preserve">that </w:delText>
        </w:r>
      </w:del>
    </w:p>
    <w:p>
      <w:pPr>
        <w:pStyle w:val="Normal"/>
        <w:rPr/>
      </w:pPr>
      <w:del w:id="122" w:author="Unknown Author" w:date="2025-09-23T16:06:10Z">
        <w:r>
          <w:rPr/>
          <w:delText>Results from the Bayesian logistic regression model indicate that the best model was the model including the main effect of condition and the random intercept. Comparisons between this model and other models show that there was strong evidence against the random effect of condition (BF</w:delText>
        </w:r>
      </w:del>
      <w:del w:id="123" w:author="Unknown Author" w:date="2025-09-23T16:06:10Z">
        <w:r>
          <w:rPr>
            <w:vertAlign w:val="subscript"/>
          </w:rPr>
          <w:delText>01</w:delText>
        </w:r>
      </w:del>
      <w:del w:id="124" w:author="Unknown Author" w:date="2025-09-23T16:06:10Z">
        <w:r>
          <w:rPr/>
          <w:delText xml:space="preserve"> = 6.568) and decisive evidence for the main effect of condition (BF</w:delText>
        </w:r>
      </w:del>
      <w:del w:id="125" w:author="Unknown Author" w:date="2025-09-23T16:06:10Z">
        <w:r>
          <w:rPr>
            <w:vertAlign w:val="subscript"/>
          </w:rPr>
          <w:delText>10</w:delText>
        </w:r>
      </w:del>
      <w:del w:id="126" w:author="Unknown Author" w:date="2025-09-23T16:06:10Z">
        <w:r>
          <w:rPr/>
          <w:delText xml:space="preserve"> =  3.471e+24). </w:delText>
        </w:r>
      </w:del>
      <w:del w:id="127" w:author="Unknown Author" w:date="2025-09-29T11:19:18Z">
        <w:r>
          <w:rPr/>
          <w:delText>These results therefore support the presence of a phonological similarity effect.</w:delText>
        </w:r>
      </w:del>
      <w:r>
        <w:rPr/>
        <w:t xml:space="preserve"> As shown in </w:t>
      </w:r>
      <w:r>
        <w:rPr>
          <w:b/>
          <w:bCs/>
        </w:rPr>
        <w:t>Figure 3</w:t>
      </w:r>
      <w:r>
        <w:rPr/>
        <w:t>, the grouped and interleaved conditions led to</w:t>
      </w:r>
      <w:ins w:id="128" w:author="Unknown Author" w:date="2025-09-23T16:06:19Z">
        <w:r>
          <w:rPr/>
          <w:t xml:space="preserve"> higher item recall and </w:t>
        </w:r>
      </w:ins>
      <w:del w:id="129" w:author="Unknown Author" w:date="2025-09-23T16:06:29Z">
        <w:r>
          <w:rPr/>
          <w:delText xml:space="preserve"> </w:delText>
        </w:r>
      </w:del>
      <w:r>
        <w:rPr/>
        <w:t xml:space="preserve">lower order recall accuracy than the dissimilar condition. </w:t>
      </w:r>
      <w:ins w:id="130" w:author="Unknown Author" w:date="2025-09-23T16:08:28Z">
        <w:r>
          <w:rPr/>
          <w:t>Note that the beneficial effect of phonological similarity on item recall accuracy was specific to the grouped condition.</w:t>
        </w:r>
      </w:ins>
      <w:ins w:id="131" w:author="Unknown Author" w:date="2025-09-25T16:36:04Z">
        <w:r>
          <w:rPr/>
          <w:t xml:space="preserve"> Additional Bayesian t-tests provided decisive evidence for a phonological similarity effect </w:t>
        </w:r>
      </w:ins>
      <w:ins w:id="132" w:author="Unknown Author" w:date="2025-09-25T16:37:06Z">
        <w:r>
          <w:rPr/>
          <w:t>when comparing the dissimilar and grouped conditions (BF</w:t>
        </w:r>
      </w:ins>
      <w:ins w:id="133" w:author="Unknown Author" w:date="2025-09-25T16:37:06Z">
        <w:r>
          <w:rPr>
            <w:vertAlign w:val="subscript"/>
          </w:rPr>
          <w:t>10</w:t>
        </w:r>
      </w:ins>
      <w:ins w:id="134" w:author="Unknown Author" w:date="2025-09-25T16:37:06Z">
        <w:r>
          <w:rPr/>
          <w:t xml:space="preserve"> = 2.196e+8), and </w:t>
        </w:r>
      </w:ins>
      <w:ins w:id="135" w:author="Unknown Author" w:date="2025-09-25T16:38:30Z">
        <w:r>
          <w:rPr/>
          <w:t>moderate-to-strong evidence against such an effect when comparing the dissimilar and interleaved conditions (BF</w:t>
        </w:r>
      </w:ins>
      <w:ins w:id="136" w:author="Unknown Author" w:date="2025-09-25T16:38:30Z">
        <w:r>
          <w:rPr>
            <w:vertAlign w:val="subscript"/>
          </w:rPr>
          <w:t>10</w:t>
        </w:r>
      </w:ins>
      <w:ins w:id="137" w:author="Unknown Author" w:date="2025-09-25T16:38:30Z">
        <w:r>
          <w:rPr/>
          <w:t xml:space="preserve"> = 0.201). </w:t>
        </w:r>
      </w:ins>
      <w:ins w:id="138" w:author="Unknown Author" w:date="2025-09-25T16:39:49Z">
        <w:r>
          <w:rPr/>
          <w:t>In contrast, phonological similarity led to poorer order recall performance both in the grouped (BF</w:t>
        </w:r>
      </w:ins>
      <w:ins w:id="139" w:author="Unknown Author" w:date="2025-09-25T16:39:49Z">
        <w:r>
          <w:rPr>
            <w:vertAlign w:val="subscript"/>
          </w:rPr>
          <w:t>10</w:t>
        </w:r>
      </w:ins>
      <w:ins w:id="140" w:author="Unknown Author" w:date="2025-09-25T16:39:49Z">
        <w:r>
          <w:rPr/>
          <w:t xml:space="preserve"> = 662) and interleaved (BF</w:t>
        </w:r>
      </w:ins>
      <w:ins w:id="141" w:author="Unknown Author" w:date="2025-09-25T16:39:49Z">
        <w:r>
          <w:rPr>
            <w:vertAlign w:val="subscript"/>
          </w:rPr>
          <w:t>10</w:t>
        </w:r>
      </w:ins>
      <w:ins w:id="142" w:author="Unknown Author" w:date="2025-09-25T16:39:49Z">
        <w:r>
          <w:rPr/>
          <w:t xml:space="preserve"> = 1.360e+7) conditions.</w:t>
        </w:r>
      </w:ins>
    </w:p>
    <w:p>
      <w:pPr>
        <w:pStyle w:val="Normal"/>
        <w:rPr/>
      </w:pPr>
      <w:r>
        <w:rPr/>
        <w:tab/>
      </w:r>
    </w:p>
    <w:p>
      <w:pPr>
        <w:pStyle w:val="Normal"/>
        <w:rPr>
          <w:b/>
          <w:bCs/>
        </w:rPr>
      </w:pPr>
      <w:r>
        <w:rPr>
          <w:b/>
          <w:bCs/>
        </w:rPr>
        <w:t xml:space="preserve">Figure </w:t>
      </w:r>
      <w:ins w:id="143" w:author="Unknown Author" w:date="2025-09-29T11:21:25Z">
        <w:r>
          <w:rPr>
            <w:b/>
            <w:bCs/>
          </w:rPr>
          <w:t>2</w:t>
        </w:r>
      </w:ins>
      <w:del w:id="144" w:author="Unknown Author" w:date="2025-09-29T11:21:25Z">
        <w:r>
          <w:rPr>
            <w:b/>
            <w:bCs/>
          </w:rPr>
          <w:delText>3</w:delText>
        </w:r>
      </w:del>
    </w:p>
    <w:p>
      <w:pPr>
        <w:pStyle w:val="Normal"/>
        <w:rPr>
          <w:i/>
          <w:i/>
          <w:iCs/>
        </w:rPr>
      </w:pPr>
      <w:r>
        <w:rPr>
          <w:i/>
          <w:iCs/>
        </w:rPr>
        <w:t>Main behavioral results – Preliminary experiment</w:t>
      </w:r>
    </w:p>
    <w:p>
      <w:pPr>
        <w:pStyle w:val="Normal"/>
        <w:rPr/>
      </w:pPr>
      <w:r>
        <w:drawing>
          <wp:anchor behindDoc="0" distT="0" distB="0" distL="0" distR="0" simplePos="0" locked="0" layoutInCell="0" allowOverlap="1" relativeHeight="6">
            <wp:simplePos x="0" y="0"/>
            <wp:positionH relativeFrom="column">
              <wp:align>left</wp:align>
            </wp:positionH>
            <wp:positionV relativeFrom="paragraph">
              <wp:posOffset>635</wp:posOffset>
            </wp:positionV>
            <wp:extent cx="4572000" cy="2743200"/>
            <wp:effectExtent l="0" t="0" r="0" b="0"/>
            <wp:wrapTopAndBottom/>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5">
                      <a:extLst>
                        <a:ext uri="{96DAC541-7B7A-43D3-8B79-37D633B846F1}">
                          <asvg:svgBlip xmlns:asvg="http://schemas.microsoft.com/office/drawing/2016/SVG/main" r:embed="rId6"/>
                        </a:ext>
                      </a:extLst>
                    </a:blip>
                    <a:stretch>
                      <a:fillRect/>
                    </a:stretch>
                  </pic:blipFill>
                  <pic:spPr bwMode="auto">
                    <a:xfrm>
                      <a:off x="0" y="0"/>
                      <a:ext cx="4572000" cy="2743200"/>
                    </a:xfrm>
                    <a:prstGeom prst="rect">
                      <a:avLst/>
                    </a:prstGeom>
                    <a:noFill/>
                  </pic:spPr>
                </pic:pic>
              </a:graphicData>
            </a:graphic>
          </wp:anchor>
        </w:drawing>
      </w:r>
      <w:r>
        <w:rPr>
          <w:i/>
          <w:iCs/>
        </w:rPr>
        <w:t>Note</w:t>
      </w:r>
      <w:r>
        <w:rPr/>
        <w:t xml:space="preserve">. Errors bars indicate the 95% confidence intervals </w:t>
      </w:r>
      <w:bookmarkStart w:id="27" w:name="ZOTERO_BREF_rCc3zegg6GHZ"/>
      <w:r>
        <w:rPr/>
        <w:t>(Morey, 2008)</w:t>
      </w:r>
      <w:bookmarkEnd w:id="27"/>
    </w:p>
    <w:p>
      <w:pPr>
        <w:pStyle w:val="Normal"/>
        <w:rPr/>
      </w:pPr>
      <w:r>
        <w:rPr/>
      </w:r>
    </w:p>
    <w:p>
      <w:pPr>
        <w:pStyle w:val="Normal"/>
        <w:rPr>
          <w:ins w:id="165" w:author="Unknown Author" w:date="2025-09-29T11:38:26Z"/>
        </w:rPr>
      </w:pPr>
      <w:r>
        <w:rPr/>
        <w:tab/>
        <w:t xml:space="preserve">Next, we fitted the WM model to the data nine times, once for each similarity metric. </w:t>
      </w:r>
      <w:r>
        <w:rPr>
          <w:b/>
          <w:bCs/>
        </w:rPr>
        <w:t xml:space="preserve">Figure </w:t>
      </w:r>
      <w:ins w:id="145" w:author="Unknown Author" w:date="2025-09-29T11:21:33Z">
        <w:r>
          <w:rPr>
            <w:b/>
            <w:bCs/>
          </w:rPr>
          <w:t>3</w:t>
        </w:r>
      </w:ins>
      <w:del w:id="146" w:author="Unknown Author" w:date="2025-09-29T11:21:32Z">
        <w:r>
          <w:rPr>
            <w:b/>
            <w:bCs/>
          </w:rPr>
          <w:delText>4</w:delText>
        </w:r>
      </w:del>
      <w:ins w:id="147" w:author="Unknown Author" w:date="2025-09-25T17:18:22Z">
        <w:r>
          <w:rPr>
            <w:b/>
            <w:bCs/>
          </w:rPr>
          <w:t xml:space="preserve"> </w:t>
        </w:r>
      </w:ins>
      <w:ins w:id="148" w:author="Unknown Author" w:date="2025-09-25T17:18:22Z">
        <w:r>
          <w:rPr>
            <w:b w:val="false"/>
            <w:bCs w:val="false"/>
          </w:rPr>
          <w:t xml:space="preserve">and </w:t>
        </w:r>
      </w:ins>
      <w:ins w:id="149" w:author="Unknown Author" w:date="2025-09-25T17:18:22Z">
        <w:r>
          <w:rPr>
            <w:b/>
            <w:bCs/>
          </w:rPr>
          <w:t xml:space="preserve">Figure </w:t>
        </w:r>
      </w:ins>
      <w:ins w:id="150" w:author="Unknown Author" w:date="2025-09-29T11:21:35Z">
        <w:r>
          <w:rPr>
            <w:b/>
            <w:bCs/>
          </w:rPr>
          <w:t>4</w:t>
        </w:r>
      </w:ins>
      <w:ins w:id="151" w:author="Unknown Author" w:date="2025-09-29T13:38:30Z">
        <w:r>
          <w:rPr>
            <w:b w:val="false"/>
            <w:bCs w:val="false"/>
          </w:rPr>
          <w:t xml:space="preserve"> show</w:t>
        </w:r>
      </w:ins>
      <w:r>
        <w:rPr/>
        <w:t xml:space="preserve"> the predictions for all models.</w:t>
      </w:r>
      <w:ins w:id="152" w:author="Unknown Author" w:date="2025-09-29T15:49:12Z">
        <w:r>
          <w:rPr/>
          <w:t xml:space="preserve"> </w:t>
        </w:r>
      </w:ins>
      <w:del w:id="153" w:author="Unknown Author" w:date="2025-09-29T15:49:11Z">
        <w:r>
          <w:rPr/>
          <w:delText xml:space="preserve"> </w:delText>
        </w:r>
      </w:del>
      <w:r>
        <w:rPr/>
        <w:t>As seen, all models reproduce the data very closely</w:t>
      </w:r>
      <w:ins w:id="154" w:author="Unknown Author" w:date="2025-09-29T11:36:36Z">
        <w:r>
          <w:rPr/>
          <w:t xml:space="preserve">. The model </w:t>
        </w:r>
      </w:ins>
      <w:ins w:id="155" w:author="Unknown Author" w:date="2025-09-29T11:36:36Z">
        <w:r>
          <w:rPr/>
          <w:t>can</w:t>
        </w:r>
      </w:ins>
      <w:ins w:id="156" w:author="Unknown Author" w:date="2025-09-29T11:36:36Z">
        <w:r>
          <w:rPr/>
          <w:t xml:space="preserve"> also reproduce typical serial position effects</w:t>
        </w:r>
      </w:ins>
      <w:ins w:id="157" w:author="Unknown Author" w:date="2025-09-29T15:50:32Z">
        <w:r>
          <w:rPr/>
          <w:t xml:space="preserve">, that we report in </w:t>
        </w:r>
      </w:ins>
      <w:ins w:id="158" w:author="Unknown Author" w:date="2025-09-29T15:50:32Z">
        <w:r>
          <w:rPr>
            <w:b/>
            <w:bCs/>
          </w:rPr>
          <w:t>Appendix A</w:t>
        </w:r>
      </w:ins>
      <w:ins w:id="159" w:author="Unknown Author" w:date="2025-09-29T15:50:32Z">
        <w:r>
          <w:rPr>
            <w:b w:val="false"/>
            <w:bCs w:val="false"/>
          </w:rPr>
          <w:t>.</w:t>
        </w:r>
      </w:ins>
      <w:ins w:id="160" w:author="Unknown Author" w:date="2025-09-29T11:36:36Z">
        <w:r>
          <w:rPr/>
          <w:t xml:space="preserve"> The model reproduces the beneficial effect of phonological similarity on item recall in the grouped condition </w:t>
          <w:softHyphen/>
          <w:t xml:space="preserve">through a reduction of interference via superposition </w:t>
        </w:r>
      </w:ins>
      <w:bookmarkStart w:id="28" w:name="ZOTERO_BREF_SsjIwcSeb2gi"/>
      <w:r>
        <w:rPr/>
        <w:t>(Kowialiewski &amp; Oberauer, 2025; Oberauer et al., 2016)</w:t>
      </w:r>
      <w:bookmarkEnd w:id="28"/>
      <w:ins w:id="161" w:author="Unknown Author" w:date="2025-09-29T11:38:26Z">
        <w:r>
          <w:rPr/>
          <w:t xml:space="preserve">: When the model tries to retrieve an item from a positional cue, it generates a distorted representation which is a blend of all encoded items, weighted by their similarity to the positional cue (see also </w:t>
        </w:r>
      </w:ins>
      <w:ins w:id="162" w:author="Unknown Author" w:date="2025-09-29T11:38:26Z">
        <w:r>
          <w:rPr>
            <w:b/>
            <w:bCs/>
          </w:rPr>
          <w:t>Figure 1</w:t>
        </w:r>
      </w:ins>
      <w:ins w:id="163" w:author="Unknown Author" w:date="2025-09-29T11:38:26Z">
        <w:r>
          <w:rPr/>
          <w:t xml:space="preserve">). When the non-target items most strongly associated to that cue are phonologically similar to the target item, their contributions add-up in the distorted representation, reinforcing their shared features. When this representation is compared to the retrieval candidates, this gives the list items a strong activation in the output layer which helps them to surpass the threshold for retrieval. This reduces the rate of omission errors and increases item recall. </w:t>
        </w:r>
      </w:ins>
      <w:ins w:id="164" w:author="Unknown Author" w:date="2025-09-29T13:43:03Z">
        <w:r>
          <w:rPr/>
          <w:t>In the interleaved condition, the effect is weaker: Non-targets similar to the target are bound to more distant positional cues, contributing less to the distorted representation than in the grouped condition. As a result, the model produces more omissions than in the grouped condition.</w:t>
        </w:r>
      </w:ins>
    </w:p>
    <w:p>
      <w:pPr>
        <w:pStyle w:val="Normal"/>
        <w:rPr/>
      </w:pPr>
      <w:ins w:id="166" w:author="Unknown Author" w:date="2025-09-29T11:38:26Z">
        <w:r>
          <w:rPr/>
          <w:tab/>
          <w:t xml:space="preserve">One important aspect of the simulations reported in </w:t>
        </w:r>
      </w:ins>
      <w:ins w:id="167" w:author="Unknown Author" w:date="2025-09-29T11:38:26Z">
        <w:r>
          <w:rPr>
            <w:b/>
            <w:bCs/>
          </w:rPr>
          <w:t>Figure 3 and 4</w:t>
        </w:r>
      </w:ins>
      <w:ins w:id="168" w:author="Unknown Author" w:date="2025-09-29T11:38:26Z">
        <w:r>
          <w:rPr/>
          <w:t xml:space="preserve"> is the fact that the models </w:t>
        </w:r>
      </w:ins>
      <w:del w:id="169" w:author="Unknown Author" w:date="2025-09-29T12:59:47Z">
        <w:r>
          <w:rPr/>
          <w:delText xml:space="preserve"> and </w:delText>
        </w:r>
      </w:del>
      <w:r>
        <w:rPr/>
        <w:t xml:space="preserve">cannot be qualitatively distinguished. This is not surprising, because all lists were constructed from rhyming categories and were not built to distinguish similarity metrics from each other. It was nonetheless possible to distinguish </w:t>
      </w:r>
      <w:ins w:id="170" w:author="Unknown Author" w:date="2025-09-29T13:00:14Z">
        <w:r>
          <w:rPr/>
          <w:t xml:space="preserve">some of the </w:t>
        </w:r>
      </w:ins>
      <w:r>
        <w:rPr/>
        <w:t xml:space="preserve">models </w:t>
      </w:r>
      <w:del w:id="171" w:author="Unknown Author" w:date="2025-09-30T10:19:20Z">
        <w:r>
          <w:rPr/>
          <w:delText>with different metrics</w:delText>
        </w:r>
      </w:del>
      <w:r>
        <w:rPr/>
        <w:t xml:space="preserve"> based on quantitative predictions. </w:t>
      </w:r>
      <w:r>
        <w:rPr>
          <w:b/>
          <w:bCs/>
        </w:rPr>
        <w:t xml:space="preserve">Table </w:t>
      </w:r>
      <w:del w:id="172" w:author="Unknown Author" w:date="2025-09-25T17:18:51Z">
        <w:r>
          <w:rPr>
            <w:b/>
            <w:bCs/>
          </w:rPr>
          <w:delText>2</w:delText>
        </w:r>
      </w:del>
      <w:ins w:id="173" w:author="Unknown Author" w:date="2025-09-25T17:18:51Z">
        <w:r>
          <w:rPr>
            <w:b/>
            <w:bCs/>
          </w:rPr>
          <w:t>3</w:t>
        </w:r>
      </w:ins>
      <w:r>
        <w:rPr/>
        <w:t xml:space="preserve"> lists all metrics and their associated AIC values. For ease of interpretation, this table also shows the </w:t>
      </w:r>
      <w:r>
        <w:rPr/>
      </w:r>
      <m:oMath xmlns:m="http://schemas.openxmlformats.org/officeDocument/2006/math">
        <m:r>
          <m:t xml:space="preserve">ΔAIC</m:t>
        </m:r>
      </m:oMath>
      <w:r>
        <w:rPr/>
        <w:t xml:space="preserve"> values, which are AIC differences with the best model. The model with the lowest AIC is the best model and has therefore a </w:t>
      </w:r>
      <w:r>
        <w:rPr/>
      </w:r>
      <m:oMath xmlns:m="http://schemas.openxmlformats.org/officeDocument/2006/math">
        <m:r>
          <m:t xml:space="preserve">ΔAIC</m:t>
        </m:r>
      </m:oMath>
      <w:r>
        <w:rPr/>
        <w:t xml:space="preserve"> value of zero. The best model is the syllable model. As shown by the AIC difference, the data are </w:t>
      </w:r>
      <w:del w:id="174" w:author="Unknown Author" w:date="2025-09-29T13:08:46Z">
        <w:r>
          <w:rPr/>
          <w:delText>25.95</w:delText>
        </w:r>
      </w:del>
      <w:ins w:id="175" w:author="Unknown Author" w:date="2025-09-29T13:08:46Z">
        <w:r>
          <w:rPr>
            <w:color w:val="000000"/>
          </w:rPr>
          <w:t>0.864</w:t>
        </w:r>
      </w:ins>
      <w:r>
        <w:rPr/>
        <w:t xml:space="preserve"> times more likely under the syllable model than under the Levenshtein model, which was the second best model. The slot coding</w:t>
      </w:r>
      <w:ins w:id="176" w:author="Unknown Author" w:date="2025-09-29T13:09:16Z">
        <w:r>
          <w:rPr/>
          <w:t xml:space="preserve"> model was the third best model </w:t>
        </w:r>
      </w:ins>
      <w:del w:id="177" w:author="Unknown Author" w:date="2025-09-29T13:09:42Z">
        <w:r>
          <w:rPr/>
          <w:delText xml:space="preserve"> and closed biphone models had very close AIC values,</w:delText>
        </w:r>
      </w:del>
      <w:r>
        <w:rPr/>
        <w:t xml:space="preserve"> with</w:t>
      </w:r>
      <w:ins w:id="178" w:author="Unknown Author" w:date="2025-09-29T13:45:27Z">
        <w:r>
          <w:rPr/>
          <w:t xml:space="preserve"> an</w:t>
        </w:r>
      </w:ins>
      <w:r>
        <w:rPr/>
        <w:t xml:space="preserve"> AIC difference</w:t>
      </w:r>
      <w:del w:id="179" w:author="Unknown Author" w:date="2025-09-29T13:45:30Z">
        <w:r>
          <w:rPr/>
          <w:delText>s</w:delText>
        </w:r>
      </w:del>
      <w:r>
        <w:rPr/>
        <w:t xml:space="preserve"> of </w:t>
      </w:r>
      <w:del w:id="180" w:author="Unknown Author" w:date="2025-09-29T13:09:48Z">
        <w:r>
          <w:rPr/>
          <w:delText>~76</w:delText>
        </w:r>
      </w:del>
      <w:ins w:id="181" w:author="Unknown Author" w:date="2025-09-29T13:09:48Z">
        <w:r>
          <w:rPr>
            <w:color w:val="000000"/>
          </w:rPr>
          <w:t>1.612</w:t>
        </w:r>
      </w:ins>
      <w:r>
        <w:rPr/>
        <w:t xml:space="preserve"> from the syllable model. Finally, all </w:t>
      </w:r>
      <w:del w:id="182" w:author="Unknown Author" w:date="2025-09-29T13:10:00Z">
        <w:r>
          <w:rPr/>
          <w:delText xml:space="preserve">open </w:delText>
        </w:r>
      </w:del>
      <w:r>
        <w:rPr/>
        <w:t xml:space="preserve">biphone models performed worse than all other models, with AIC differences of more than </w:t>
      </w:r>
      <w:del w:id="183" w:author="Unknown Author" w:date="2025-09-29T13:10:10Z">
        <w:r>
          <w:rPr/>
          <w:delText>160</w:delText>
        </w:r>
      </w:del>
      <w:ins w:id="184" w:author="Unknown Author" w:date="2025-09-29T13:10:10Z">
        <w:r>
          <w:rPr/>
          <w:t>40</w:t>
        </w:r>
      </w:ins>
      <w:r>
        <w:rPr/>
        <w:t xml:space="preserve"> to the syllable model. The level of openness did not improve model predictions.</w:t>
      </w:r>
    </w:p>
    <w:p>
      <w:pPr>
        <w:pStyle w:val="Normal"/>
        <w:rPr/>
      </w:pPr>
      <w:r>
        <w:rPr/>
      </w:r>
    </w:p>
    <w:p>
      <w:pPr>
        <w:pStyle w:val="Normal"/>
        <w:rPr>
          <w:b/>
          <w:bCs/>
        </w:rPr>
      </w:pPr>
      <w:r>
        <w:rPr>
          <w:b/>
          <w:bCs/>
        </w:rPr>
        <w:t xml:space="preserve">Figure </w:t>
      </w:r>
      <w:ins w:id="185" w:author="Unknown Author" w:date="2025-09-29T11:21:28Z">
        <w:r>
          <w:rPr>
            <w:b/>
            <w:bCs/>
          </w:rPr>
          <w:t>3</w:t>
        </w:r>
      </w:ins>
      <w:del w:id="186" w:author="Unknown Author" w:date="2025-09-29T11:21:28Z">
        <w:r>
          <w:rPr>
            <w:b/>
            <w:bCs/>
          </w:rPr>
          <w:delText>4</w:delText>
        </w:r>
      </w:del>
    </w:p>
    <w:p>
      <w:pPr>
        <w:pStyle w:val="Normal"/>
        <w:rPr>
          <w:i/>
          <w:i/>
          <w:iCs/>
        </w:rPr>
      </w:pPr>
      <w:r>
        <w:rPr>
          <w:i/>
          <w:iCs/>
        </w:rPr>
        <w:t>Model predictions</w:t>
      </w:r>
      <w:ins w:id="187" w:author="Unknown Author" w:date="2025-09-29T11:21:41Z">
        <w:r>
          <w:rPr>
            <w:i/>
            <w:iCs/>
          </w:rPr>
          <w:t xml:space="preserve"> on item recall</w:t>
        </w:r>
      </w:ins>
      <w:r>
        <w:rPr>
          <w:i/>
          <w:iCs/>
        </w:rPr>
        <w:t xml:space="preserve"> – Preliminary experiment</w:t>
      </w:r>
    </w:p>
    <w:p>
      <w:pPr>
        <w:pStyle w:val="Normal"/>
        <w:rPr>
          <w:i/>
          <w:i/>
          <w:iCs/>
        </w:rPr>
      </w:pPr>
      <w:r>
        <w:rPr>
          <w:i/>
          <w:iCs/>
        </w:rPr>
        <w:drawing>
          <wp:anchor behindDoc="0" distT="0" distB="0" distL="0" distR="0" simplePos="0" locked="0" layoutInCell="0" allowOverlap="1" relativeHeight="7">
            <wp:simplePos x="0" y="0"/>
            <wp:positionH relativeFrom="column">
              <wp:align>left</wp:align>
            </wp:positionH>
            <wp:positionV relativeFrom="paragraph">
              <wp:posOffset>635</wp:posOffset>
            </wp:positionV>
            <wp:extent cx="5943600" cy="5200650"/>
            <wp:effectExtent l="0" t="0" r="0" b="0"/>
            <wp:wrapTopAndBottom/>
            <wp:docPr id="3"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title=""/>
                    <pic:cNvPicPr>
                      <a:picLocks noChangeAspect="1" noChangeArrowheads="1"/>
                    </pic:cNvPicPr>
                  </pic:nvPicPr>
                  <pic:blipFill>
                    <a:blip r:embed="rId7">
                      <a:extLst>
                        <a:ext uri="{96DAC541-7B7A-43D3-8B79-37D633B846F1}">
                          <asvg:svgBlip xmlns:asvg="http://schemas.microsoft.com/office/drawing/2016/SVG/main" r:embed="rId8"/>
                        </a:ext>
                      </a:extLst>
                    </a:blip>
                    <a:stretch>
                      <a:fillRect/>
                    </a:stretch>
                  </pic:blipFill>
                  <pic:spPr bwMode="auto">
                    <a:xfrm>
                      <a:off x="0" y="0"/>
                      <a:ext cx="5943600" cy="5200650"/>
                    </a:xfrm>
                    <a:prstGeom prst="rect">
                      <a:avLst/>
                    </a:prstGeom>
                    <a:noFill/>
                  </pic:spPr>
                </pic:pic>
              </a:graphicData>
            </a:graphic>
          </wp:anchor>
        </w:drawing>
      </w:r>
    </w:p>
    <w:p>
      <w:pPr>
        <w:pStyle w:val="Normal"/>
        <w:rPr/>
      </w:pPr>
      <w:r>
        <w:rPr>
          <w:i/>
          <w:iCs/>
        </w:rPr>
        <w:t>Note</w:t>
      </w:r>
      <w:r>
        <w:rPr/>
        <w:t xml:space="preserve">. </w:t>
      </w:r>
      <w:ins w:id="188" w:author="Unknown Author" w:date="2025-09-30T10:31:30Z">
        <w:r>
          <w:rPr/>
          <w:t>XXX</w:t>
        </w:r>
      </w:ins>
    </w:p>
    <w:p>
      <w:pPr>
        <w:pStyle w:val="Normal"/>
        <w:rPr/>
      </w:pPr>
      <w:r>
        <w:rPr/>
      </w:r>
    </w:p>
    <w:p>
      <w:pPr>
        <w:pStyle w:val="Normal"/>
        <w:rPr>
          <w:b/>
          <w:bCs/>
        </w:rPr>
      </w:pPr>
      <w:r>
        <w:rPr>
          <w:b/>
          <w:bCs/>
        </w:rPr>
        <w:t xml:space="preserve">Figure </w:t>
      </w:r>
      <w:ins w:id="189" w:author="Unknown Author" w:date="2025-09-29T11:23:20Z">
        <w:r>
          <w:rPr>
            <w:b/>
            <w:bCs/>
          </w:rPr>
          <w:t>4</w:t>
        </w:r>
      </w:ins>
    </w:p>
    <w:p>
      <w:pPr>
        <w:pStyle w:val="Normal"/>
        <w:rPr>
          <w:i/>
          <w:i/>
          <w:iCs/>
        </w:rPr>
      </w:pPr>
      <w:r>
        <w:rPr>
          <w:i/>
          <w:iCs/>
        </w:rPr>
        <w:t>Model predictions on order recall – Preliminary experiment</w:t>
      </w:r>
    </w:p>
    <w:p>
      <w:pPr>
        <w:pStyle w:val="Normal"/>
        <w:rPr/>
      </w:pPr>
      <w:r>
        <w:drawing>
          <wp:anchor behindDoc="0" distT="0" distB="0" distL="0" distR="0" simplePos="0" locked="0" layoutInCell="0" allowOverlap="1" relativeHeight="8">
            <wp:simplePos x="0" y="0"/>
            <wp:positionH relativeFrom="column">
              <wp:align>left</wp:align>
            </wp:positionH>
            <wp:positionV relativeFrom="paragraph">
              <wp:posOffset>635</wp:posOffset>
            </wp:positionV>
            <wp:extent cx="5943600" cy="5200650"/>
            <wp:effectExtent l="0" t="0" r="0" b="0"/>
            <wp:wrapTopAndBottom/>
            <wp:docPr id="4"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5" descr="" title=""/>
                    <pic:cNvPicPr>
                      <a:picLocks noChangeAspect="1" noChangeArrowheads="1"/>
                    </pic:cNvPicPr>
                  </pic:nvPicPr>
                  <pic:blipFill>
                    <a:blip r:embed="rId9">
                      <a:extLst>
                        <a:ext uri="{96DAC541-7B7A-43D3-8B79-37D633B846F1}">
                          <asvg:svgBlip xmlns:asvg="http://schemas.microsoft.com/office/drawing/2016/SVG/main" r:embed="rId10"/>
                        </a:ext>
                      </a:extLst>
                    </a:blip>
                    <a:stretch>
                      <a:fillRect/>
                    </a:stretch>
                  </pic:blipFill>
                  <pic:spPr bwMode="auto">
                    <a:xfrm>
                      <a:off x="0" y="0"/>
                      <a:ext cx="5943600" cy="5200650"/>
                    </a:xfrm>
                    <a:prstGeom prst="rect">
                      <a:avLst/>
                    </a:prstGeom>
                    <a:noFill/>
                  </pic:spPr>
                </pic:pic>
              </a:graphicData>
            </a:graphic>
          </wp:anchor>
        </w:drawing>
      </w:r>
      <w:r>
        <w:rPr>
          <w:i/>
          <w:iCs/>
        </w:rPr>
        <w:t>Note</w:t>
      </w:r>
      <w:r>
        <w:rPr/>
        <w:t xml:space="preserve">. </w:t>
      </w:r>
      <w:ins w:id="190" w:author="Unknown Author" w:date="2025-09-30T10:31:34Z">
        <w:r>
          <w:rPr/>
          <w:t>XXX</w:t>
        </w:r>
      </w:ins>
    </w:p>
    <w:p>
      <w:pPr>
        <w:pStyle w:val="Normal"/>
        <w:rPr/>
      </w:pPr>
      <w:r>
        <w:rPr/>
      </w:r>
    </w:p>
    <w:p>
      <w:pPr>
        <w:pStyle w:val="Normal"/>
        <w:rPr/>
      </w:pPr>
      <w:r>
        <w:rPr/>
      </w:r>
    </w:p>
    <w:tbl>
      <w:tblPr>
        <w:tblW w:w="5000" w:type="pct"/>
        <w:jc w:val="start"/>
        <w:tblInd w:w="0" w:type="dxa"/>
        <w:tblLayout w:type="fixed"/>
        <w:tblCellMar>
          <w:top w:w="0" w:type="dxa"/>
          <w:start w:w="0" w:type="dxa"/>
          <w:bottom w:w="0" w:type="dxa"/>
          <w:end w:w="0" w:type="dxa"/>
        </w:tblCellMar>
        <w:tblLook w:val="04a0" w:noHBand="0" w:noVBand="1" w:firstColumn="1" w:lastRow="0" w:lastColumn="0" w:firstRow="1"/>
      </w:tblPr>
      <w:tblGrid>
        <w:gridCol w:w="4107"/>
        <w:gridCol w:w="2965"/>
        <w:gridCol w:w="2288"/>
      </w:tblGrid>
      <w:tr>
        <w:trPr>
          <w:trHeight w:val="579" w:hRule="atLeast"/>
        </w:trPr>
        <w:tc>
          <w:tcPr>
            <w:tcW w:w="9360" w:type="dxa"/>
            <w:gridSpan w:val="3"/>
            <w:tcBorders>
              <w:top w:val="single" w:sz="6" w:space="0" w:color="000000"/>
              <w:bottom w:val="single" w:sz="6" w:space="0" w:color="000000"/>
            </w:tcBorders>
          </w:tcPr>
          <w:p>
            <w:pPr>
              <w:pStyle w:val="TableContents"/>
              <w:rPr/>
            </w:pPr>
            <w:r>
              <w:rPr>
                <w:b/>
                <w:bCs/>
                <w:color w:val="000000"/>
              </w:rPr>
              <w:t>Table 3</w:t>
            </w:r>
            <w:r>
              <w:rPr>
                <w:color w:val="000000"/>
              </w:rPr>
              <w:t xml:space="preserve">. </w:t>
            </w:r>
            <w:r>
              <w:rPr>
                <w:i/>
                <w:iCs/>
                <w:color w:val="000000"/>
              </w:rPr>
              <w:t>AIC values for each model – Preliminary experiment</w:t>
            </w:r>
          </w:p>
        </w:tc>
      </w:tr>
      <w:tr>
        <w:trPr>
          <w:trHeight w:val="579" w:hRule="atLeast"/>
        </w:trPr>
        <w:tc>
          <w:tcPr>
            <w:tcW w:w="4107" w:type="dxa"/>
            <w:tcBorders/>
          </w:tcPr>
          <w:p>
            <w:pPr>
              <w:pStyle w:val="TableContents"/>
              <w:rPr/>
            </w:pPr>
            <w:r>
              <w:rPr>
                <w:color w:val="000000"/>
              </w:rPr>
              <w:t>Metric</w:t>
            </w:r>
          </w:p>
        </w:tc>
        <w:tc>
          <w:tcPr>
            <w:tcW w:w="2965" w:type="dxa"/>
            <w:tcBorders/>
          </w:tcPr>
          <w:p>
            <w:pPr>
              <w:pStyle w:val="TableContents"/>
              <w:rPr/>
            </w:pPr>
            <w:r>
              <w:rPr>
                <w:color w:val="000000"/>
              </w:rPr>
              <w:t>AIC</w:t>
            </w:r>
          </w:p>
        </w:tc>
        <w:tc>
          <w:tcPr>
            <w:tcW w:w="2288" w:type="dxa"/>
            <w:tcBorders/>
          </w:tcPr>
          <w:p>
            <w:pPr>
              <w:pStyle w:val="TableContents"/>
              <w:jc w:val="start"/>
              <w:rPr/>
            </w:pPr>
            <w:r>
              <w:rPr/>
            </w:r>
            <m:oMathPara xmlns:m="http://schemas.openxmlformats.org/officeDocument/2006/math">
              <m:oMathParaPr>
                <m:jc m:val="left"/>
              </m:oMathParaPr>
              <m:oMath>
                <m:r>
                  <m:t xml:space="preserve">ΔAIC</m:t>
                </m:r>
              </m:oMath>
            </m:oMathPara>
          </w:p>
        </w:tc>
      </w:tr>
      <w:tr>
        <w:trPr>
          <w:trHeight w:val="579" w:hRule="atLeast"/>
        </w:trPr>
        <w:tc>
          <w:tcPr>
            <w:tcW w:w="4107" w:type="dxa"/>
            <w:tcBorders/>
          </w:tcPr>
          <w:p>
            <w:pPr>
              <w:pStyle w:val="TableContents"/>
              <w:rPr/>
            </w:pPr>
            <w:r>
              <w:rPr>
                <w:color w:val="000000"/>
              </w:rPr>
              <w:t>Slot coding</w:t>
            </w:r>
          </w:p>
        </w:tc>
        <w:tc>
          <w:tcPr>
            <w:tcW w:w="2965" w:type="dxa"/>
            <w:tcBorders/>
          </w:tcPr>
          <w:p>
            <w:pPr>
              <w:pStyle w:val="TableContents"/>
              <w:rPr>
                <w:color w:val="000000"/>
              </w:rPr>
            </w:pPr>
            <w:r>
              <w:rPr>
                <w:color w:val="000000"/>
              </w:rPr>
              <w:t>22,162.594</w:t>
            </w:r>
          </w:p>
        </w:tc>
        <w:tc>
          <w:tcPr>
            <w:tcW w:w="2288" w:type="dxa"/>
            <w:tcBorders/>
          </w:tcPr>
          <w:p>
            <w:pPr>
              <w:pStyle w:val="TableContents"/>
              <w:rPr>
                <w:color w:val="000000"/>
              </w:rPr>
            </w:pPr>
            <w:r>
              <w:rPr>
                <w:color w:val="000000"/>
              </w:rPr>
              <w:t>1.612</w:t>
            </w:r>
          </w:p>
        </w:tc>
      </w:tr>
      <w:tr>
        <w:trPr>
          <w:trHeight w:val="579" w:hRule="atLeast"/>
        </w:trPr>
        <w:tc>
          <w:tcPr>
            <w:tcW w:w="4107" w:type="dxa"/>
            <w:tcBorders/>
          </w:tcPr>
          <w:p>
            <w:pPr>
              <w:pStyle w:val="TableContents"/>
              <w:rPr/>
            </w:pPr>
            <w:r>
              <w:rPr>
                <w:color w:val="000000"/>
              </w:rPr>
              <w:t>Levenshtein</w:t>
            </w:r>
          </w:p>
        </w:tc>
        <w:tc>
          <w:tcPr>
            <w:tcW w:w="2965" w:type="dxa"/>
            <w:tcBorders/>
          </w:tcPr>
          <w:p>
            <w:pPr>
              <w:pStyle w:val="TableContents"/>
              <w:rPr>
                <w:color w:val="000000"/>
              </w:rPr>
            </w:pPr>
            <w:r>
              <w:rPr>
                <w:color w:val="000000"/>
              </w:rPr>
              <w:t>22,161.846</w:t>
            </w:r>
          </w:p>
        </w:tc>
        <w:tc>
          <w:tcPr>
            <w:tcW w:w="2288" w:type="dxa"/>
            <w:tcBorders/>
          </w:tcPr>
          <w:p>
            <w:pPr>
              <w:pStyle w:val="TableContents"/>
              <w:rPr>
                <w:color w:val="000000"/>
              </w:rPr>
            </w:pPr>
            <w:r>
              <w:rPr>
                <w:color w:val="000000"/>
              </w:rPr>
              <w:t>0.864</w:t>
            </w:r>
          </w:p>
        </w:tc>
      </w:tr>
      <w:tr>
        <w:trPr>
          <w:trHeight w:val="579" w:hRule="atLeast"/>
        </w:trPr>
        <w:tc>
          <w:tcPr>
            <w:tcW w:w="4107" w:type="dxa"/>
            <w:tcBorders/>
          </w:tcPr>
          <w:p>
            <w:pPr>
              <w:pStyle w:val="TableContents"/>
              <w:rPr/>
            </w:pPr>
            <w:r>
              <w:rPr>
                <w:color w:val="000000"/>
              </w:rPr>
              <w:t>Syllable</w:t>
            </w:r>
          </w:p>
        </w:tc>
        <w:tc>
          <w:tcPr>
            <w:tcW w:w="2965" w:type="dxa"/>
            <w:tcBorders/>
          </w:tcPr>
          <w:p>
            <w:pPr>
              <w:pStyle w:val="TableContents"/>
              <w:rPr>
                <w:color w:val="000000"/>
              </w:rPr>
            </w:pPr>
            <w:r>
              <w:rPr>
                <w:color w:val="000000"/>
              </w:rPr>
              <w:t>22,160.982</w:t>
            </w:r>
          </w:p>
        </w:tc>
        <w:tc>
          <w:tcPr>
            <w:tcW w:w="2288" w:type="dxa"/>
            <w:tcBorders/>
          </w:tcPr>
          <w:p>
            <w:pPr>
              <w:pStyle w:val="TableContents"/>
              <w:rPr>
                <w:color w:val="000000"/>
              </w:rPr>
            </w:pPr>
            <w:r>
              <w:rPr>
                <w:color w:val="000000"/>
              </w:rPr>
              <w:t>0.0</w:t>
            </w:r>
          </w:p>
        </w:tc>
      </w:tr>
      <w:tr>
        <w:trPr>
          <w:trHeight w:val="579" w:hRule="atLeast"/>
        </w:trPr>
        <w:tc>
          <w:tcPr>
            <w:tcW w:w="4107" w:type="dxa"/>
            <w:tcBorders/>
          </w:tcPr>
          <w:p>
            <w:pPr>
              <w:pStyle w:val="TableContents"/>
              <w:rPr/>
            </w:pPr>
            <w:r>
              <w:rPr>
                <w:color w:val="000000"/>
              </w:rPr>
              <w:t>Closed biphone</w:t>
            </w:r>
          </w:p>
        </w:tc>
        <w:tc>
          <w:tcPr>
            <w:tcW w:w="2965" w:type="dxa"/>
            <w:tcBorders/>
          </w:tcPr>
          <w:p>
            <w:pPr>
              <w:pStyle w:val="TableContents"/>
              <w:rPr>
                <w:color w:val="000000"/>
              </w:rPr>
            </w:pPr>
            <w:r>
              <w:rPr>
                <w:color w:val="000000"/>
              </w:rPr>
              <w:t>22,203.746</w:t>
            </w:r>
          </w:p>
        </w:tc>
        <w:tc>
          <w:tcPr>
            <w:tcW w:w="2288" w:type="dxa"/>
            <w:tcBorders/>
          </w:tcPr>
          <w:p>
            <w:pPr>
              <w:pStyle w:val="TableContents"/>
              <w:rPr>
                <w:color w:val="000000"/>
              </w:rPr>
            </w:pPr>
            <w:r>
              <w:rPr>
                <w:color w:val="000000"/>
              </w:rPr>
              <w:t>42.764</w:t>
            </w:r>
          </w:p>
        </w:tc>
      </w:tr>
      <w:tr>
        <w:trPr>
          <w:trHeight w:val="579" w:hRule="atLeast"/>
        </w:trPr>
        <w:tc>
          <w:tcPr>
            <w:tcW w:w="4107" w:type="dxa"/>
            <w:tcBorders/>
          </w:tcPr>
          <w:p>
            <w:pPr>
              <w:pStyle w:val="TableContents"/>
              <w:rPr/>
            </w:pPr>
            <w:r>
              <w:rPr>
                <w:color w:val="000000"/>
              </w:rPr>
              <w:t>Open biphone 1</w:t>
            </w:r>
          </w:p>
        </w:tc>
        <w:tc>
          <w:tcPr>
            <w:tcW w:w="2965" w:type="dxa"/>
            <w:tcBorders/>
          </w:tcPr>
          <w:p>
            <w:pPr>
              <w:pStyle w:val="TableContents"/>
              <w:rPr>
                <w:color w:val="000000"/>
              </w:rPr>
            </w:pPr>
            <w:r>
              <w:rPr>
                <w:color w:val="000000"/>
              </w:rPr>
              <w:t>22,236.77</w:t>
            </w:r>
          </w:p>
        </w:tc>
        <w:tc>
          <w:tcPr>
            <w:tcW w:w="2288" w:type="dxa"/>
            <w:tcBorders/>
          </w:tcPr>
          <w:p>
            <w:pPr>
              <w:pStyle w:val="TableContents"/>
              <w:rPr>
                <w:color w:val="000000"/>
              </w:rPr>
            </w:pPr>
            <w:r>
              <w:rPr>
                <w:color w:val="000000"/>
              </w:rPr>
              <w:t>75.788</w:t>
            </w:r>
          </w:p>
        </w:tc>
      </w:tr>
      <w:tr>
        <w:trPr>
          <w:trHeight w:val="579" w:hRule="atLeast"/>
        </w:trPr>
        <w:tc>
          <w:tcPr>
            <w:tcW w:w="4107" w:type="dxa"/>
            <w:tcBorders/>
          </w:tcPr>
          <w:p>
            <w:pPr>
              <w:pStyle w:val="TableContents"/>
              <w:rPr/>
            </w:pPr>
            <w:r>
              <w:rPr>
                <w:color w:val="000000"/>
              </w:rPr>
              <w:t>Open biphone 2</w:t>
            </w:r>
          </w:p>
        </w:tc>
        <w:tc>
          <w:tcPr>
            <w:tcW w:w="2965" w:type="dxa"/>
            <w:tcBorders/>
          </w:tcPr>
          <w:p>
            <w:pPr>
              <w:pStyle w:val="TableContents"/>
              <w:rPr>
                <w:color w:val="000000"/>
              </w:rPr>
            </w:pPr>
            <w:r>
              <w:rPr>
                <w:color w:val="000000"/>
              </w:rPr>
              <w:t>22,316.625</w:t>
            </w:r>
          </w:p>
        </w:tc>
        <w:tc>
          <w:tcPr>
            <w:tcW w:w="2288" w:type="dxa"/>
            <w:tcBorders/>
          </w:tcPr>
          <w:p>
            <w:pPr>
              <w:pStyle w:val="TableContents"/>
              <w:rPr>
                <w:color w:val="000000"/>
              </w:rPr>
            </w:pPr>
            <w:r>
              <w:rPr>
                <w:color w:val="000000"/>
              </w:rPr>
              <w:t>155.643</w:t>
            </w:r>
          </w:p>
        </w:tc>
      </w:tr>
      <w:tr>
        <w:trPr>
          <w:trHeight w:val="579" w:hRule="atLeast"/>
        </w:trPr>
        <w:tc>
          <w:tcPr>
            <w:tcW w:w="4107" w:type="dxa"/>
            <w:tcBorders/>
          </w:tcPr>
          <w:p>
            <w:pPr>
              <w:pStyle w:val="TableContents"/>
              <w:rPr/>
            </w:pPr>
            <w:r>
              <w:rPr>
                <w:color w:val="000000"/>
              </w:rPr>
              <w:t>Open biphone 3</w:t>
            </w:r>
          </w:p>
        </w:tc>
        <w:tc>
          <w:tcPr>
            <w:tcW w:w="2965" w:type="dxa"/>
            <w:tcBorders/>
          </w:tcPr>
          <w:p>
            <w:pPr>
              <w:pStyle w:val="TableContents"/>
              <w:rPr>
                <w:color w:val="000000"/>
              </w:rPr>
            </w:pPr>
            <w:r>
              <w:rPr>
                <w:color w:val="000000"/>
              </w:rPr>
              <w:t>22,303.954</w:t>
            </w:r>
          </w:p>
        </w:tc>
        <w:tc>
          <w:tcPr>
            <w:tcW w:w="2288" w:type="dxa"/>
            <w:tcBorders/>
          </w:tcPr>
          <w:p>
            <w:pPr>
              <w:pStyle w:val="TableContents"/>
              <w:rPr>
                <w:color w:val="000000"/>
              </w:rPr>
            </w:pPr>
            <w:r>
              <w:rPr>
                <w:color w:val="000000"/>
              </w:rPr>
              <w:t>142.972</w:t>
            </w:r>
          </w:p>
        </w:tc>
      </w:tr>
      <w:tr>
        <w:trPr>
          <w:trHeight w:val="579" w:hRule="atLeast"/>
        </w:trPr>
        <w:tc>
          <w:tcPr>
            <w:tcW w:w="4107" w:type="dxa"/>
            <w:tcBorders/>
          </w:tcPr>
          <w:p>
            <w:pPr>
              <w:pStyle w:val="TableContents"/>
              <w:rPr/>
            </w:pPr>
            <w:r>
              <w:rPr>
                <w:color w:val="000000"/>
              </w:rPr>
              <w:t>Open biphone 4</w:t>
            </w:r>
          </w:p>
        </w:tc>
        <w:tc>
          <w:tcPr>
            <w:tcW w:w="2965" w:type="dxa"/>
            <w:tcBorders/>
          </w:tcPr>
          <w:p>
            <w:pPr>
              <w:pStyle w:val="TableContents"/>
              <w:rPr>
                <w:color w:val="000000"/>
              </w:rPr>
            </w:pPr>
            <w:r>
              <w:rPr>
                <w:color w:val="000000"/>
              </w:rPr>
              <w:t>22,296.406</w:t>
            </w:r>
          </w:p>
        </w:tc>
        <w:tc>
          <w:tcPr>
            <w:tcW w:w="2288" w:type="dxa"/>
            <w:tcBorders/>
          </w:tcPr>
          <w:p>
            <w:pPr>
              <w:pStyle w:val="TableContents"/>
              <w:rPr>
                <w:color w:val="000000"/>
              </w:rPr>
            </w:pPr>
            <w:r>
              <w:rPr>
                <w:color w:val="000000"/>
              </w:rPr>
              <w:t>135.424</w:t>
            </w:r>
          </w:p>
        </w:tc>
      </w:tr>
      <w:tr>
        <w:trPr>
          <w:trHeight w:val="579" w:hRule="atLeast"/>
        </w:trPr>
        <w:tc>
          <w:tcPr>
            <w:tcW w:w="4107" w:type="dxa"/>
            <w:tcBorders/>
          </w:tcPr>
          <w:p>
            <w:pPr>
              <w:pStyle w:val="TableContents"/>
              <w:rPr/>
            </w:pPr>
            <w:r>
              <w:rPr>
                <w:color w:val="000000"/>
              </w:rPr>
              <w:t>Open biphone 5</w:t>
            </w:r>
          </w:p>
        </w:tc>
        <w:tc>
          <w:tcPr>
            <w:tcW w:w="2965" w:type="dxa"/>
            <w:tcBorders/>
          </w:tcPr>
          <w:p>
            <w:pPr>
              <w:pStyle w:val="TableContents"/>
              <w:rPr>
                <w:color w:val="000000"/>
              </w:rPr>
            </w:pPr>
            <w:r>
              <w:rPr>
                <w:color w:val="000000"/>
              </w:rPr>
              <w:t>22,296.406</w:t>
            </w:r>
          </w:p>
        </w:tc>
        <w:tc>
          <w:tcPr>
            <w:tcW w:w="2288" w:type="dxa"/>
            <w:tcBorders/>
          </w:tcPr>
          <w:p>
            <w:pPr>
              <w:pStyle w:val="TableContents"/>
              <w:rPr>
                <w:color w:val="000000"/>
              </w:rPr>
            </w:pPr>
            <w:r>
              <w:rPr>
                <w:color w:val="000000"/>
              </w:rPr>
              <w:t>135.424</w:t>
            </w:r>
          </w:p>
        </w:tc>
      </w:tr>
      <w:tr>
        <w:trPr>
          <w:trHeight w:val="579" w:hRule="atLeast"/>
        </w:trPr>
        <w:tc>
          <w:tcPr>
            <w:tcW w:w="9360" w:type="dxa"/>
            <w:gridSpan w:val="3"/>
            <w:tcBorders>
              <w:bottom w:val="single" w:sz="6" w:space="0" w:color="000000"/>
            </w:tcBorders>
          </w:tcPr>
          <w:p>
            <w:pPr>
              <w:pStyle w:val="TableContents"/>
              <w:rPr/>
            </w:pPr>
            <w:r>
              <w:rPr>
                <w:i/>
                <w:iCs/>
                <w:color w:val="000000"/>
              </w:rPr>
              <w:t>Note</w:t>
            </w:r>
            <w:r>
              <w:rPr>
                <w:color w:val="000000"/>
              </w:rPr>
              <w:t xml:space="preserve">. The </w:t>
            </w:r>
            <w:r>
              <w:rPr/>
            </w:r>
            <m:oMath xmlns:m="http://schemas.openxmlformats.org/officeDocument/2006/math">
              <m:r>
                <m:t xml:space="preserve">ΔAIC</m:t>
              </m:r>
            </m:oMath>
            <w:r>
              <w:rPr>
                <w:color w:val="000000"/>
              </w:rPr>
              <w:t xml:space="preserve"> values are AIC differences with the best model, which is the syllable model.</w:t>
            </w:r>
          </w:p>
        </w:tc>
      </w:tr>
    </w:tbl>
    <w:p>
      <w:pPr>
        <w:pStyle w:val="Normal"/>
        <w:rPr/>
      </w:pPr>
      <w:r>
        <w:rPr/>
      </w:r>
    </w:p>
    <w:p>
      <w:pPr>
        <w:pStyle w:val="Normal"/>
        <w:rPr>
          <w:ins w:id="194" w:author="Unknown Author" w:date="2025-09-29T13:10:24Z"/>
        </w:rPr>
      </w:pPr>
      <w:ins w:id="191" w:author="Unknown Author" w:date="2025-09-29T13:10:24Z">
        <w:r>
          <w:rPr/>
          <w:tab/>
          <w:t xml:space="preserve">Based on their AIC values, the slot coding, Levenshtein, and syllable models have nearly equal support. This shows a limitation of the preliminary experiment: The similarity values of the item pairs were strongly correlated. One way to visualize this is by looking at the differences in similarity values for the same item pairs across metrics. </w:t>
        </w:r>
      </w:ins>
      <w:ins w:id="192" w:author="Unknown Author" w:date="2025-09-29T13:10:24Z">
        <w:r>
          <w:rPr>
            <w:b/>
            <w:bCs/>
          </w:rPr>
          <w:t>Figure 5</w:t>
        </w:r>
      </w:ins>
      <w:ins w:id="193" w:author="Unknown Author" w:date="2025-09-29T13:10:24Z">
        <w:r>
          <w:rPr/>
          <w:t xml:space="preserve"> shows the distribution of these differences. For simplicity, we used the syllable model as the reference, subtracting its similarity values from those of the other models. As shown, the distributions for the slot coding and Levenshtein models are heavily centered around zero, reflecting strong correlations with the syllable model. By contrast, differences with the closed biphone and open biphone models yield more bimodal distributions, indicating a higher degree of decorrelation.</w:t>
        </w:r>
      </w:ins>
    </w:p>
    <w:p>
      <w:pPr>
        <w:pStyle w:val="Normal"/>
        <w:rPr>
          <w:ins w:id="196" w:author="Unknown Author" w:date="2025-09-29T13:10:24Z"/>
        </w:rPr>
      </w:pPr>
      <w:ins w:id="195" w:author="Unknown Author" w:date="2025-09-29T13:10:24Z">
        <w:r>
          <w:rPr/>
        </w:r>
      </w:ins>
    </w:p>
    <w:p>
      <w:pPr>
        <w:pStyle w:val="Normal"/>
        <w:rPr>
          <w:b/>
          <w:bCs/>
          <w:ins w:id="199" w:author="Unknown Author" w:date="2025-09-29T13:10:24Z"/>
        </w:rPr>
      </w:pPr>
      <w:commentRangeStart w:id="2"/>
      <w:ins w:id="197" w:author="Unknown Author" w:date="2025-09-29T13:10:24Z">
        <w:r>
          <w:rPr>
            <w:b/>
            <w:bCs/>
          </w:rPr>
          <w:t>Figure 5</w:t>
        </w:r>
      </w:ins>
      <w:commentRangeEnd w:id="2"/>
      <w:r>
        <w:commentReference w:id="2"/>
      </w:r>
      <w:ins w:id="198" w:author="Unknown Author" w:date="2025-09-29T13:10:24Z">
        <w:r>
          <w:rPr>
            <w:b/>
            <w:bCs/>
          </w:rPr>
        </w:r>
      </w:ins>
    </w:p>
    <w:p>
      <w:pPr>
        <w:pStyle w:val="Normal"/>
        <w:rPr>
          <w:b w:val="false"/>
          <w:bCs w:val="false"/>
          <w:ins w:id="201" w:author="Unknown Author" w:date="2025-09-29T13:10:24Z"/>
        </w:rPr>
      </w:pPr>
      <w:ins w:id="200" w:author="Unknown Author" w:date="2025-09-29T13:10:24Z">
        <w:r>
          <w:rPr>
            <w:b w:val="false"/>
            <w:bCs w:val="false"/>
          </w:rPr>
          <w:t>XXX</w:t>
        </w:r>
      </w:ins>
    </w:p>
    <w:p>
      <w:pPr>
        <w:pStyle w:val="Normal"/>
        <w:rPr>
          <w:ins w:id="205" w:author="Unknown Author" w:date="2025-09-29T13:10:24Z"/>
        </w:rPr>
      </w:pPr>
      <w:ins w:id="202" w:author="Unknown Author" w:date="2025-09-29T13:10:24Z">
        <w:r>
          <w:drawing>
            <wp:anchor behindDoc="0" distT="0" distB="0" distL="0" distR="0" simplePos="0" locked="0" layoutInCell="0" allowOverlap="1" relativeHeight="4">
              <wp:simplePos x="0" y="0"/>
              <wp:positionH relativeFrom="column">
                <wp:align>left</wp:align>
              </wp:positionH>
              <wp:positionV relativeFrom="paragraph">
                <wp:posOffset>635</wp:posOffset>
              </wp:positionV>
              <wp:extent cx="5943600" cy="3657600"/>
              <wp:effectExtent l="0" t="0" r="0" b="0"/>
              <wp:wrapTopAndBottom/>
              <wp:docPr id="5" name="Imag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6" descr="" title=""/>
                      <pic:cNvPicPr>
                        <a:picLocks noChangeAspect="1" noChangeArrowheads="1"/>
                      </pic:cNvPicPr>
                    </pic:nvPicPr>
                    <pic:blipFill>
                      <a:blip r:embed="rId11">
                        <a:extLst>
                          <a:ext uri="{96DAC541-7B7A-43D3-8B79-37D633B846F1}">
                            <asvg:svgBlip xmlns:asvg="http://schemas.microsoft.com/office/drawing/2016/SVG/main" r:embed="rId12"/>
                          </a:ext>
                        </a:extLst>
                      </a:blip>
                      <a:stretch>
                        <a:fillRect/>
                      </a:stretch>
                    </pic:blipFill>
                    <pic:spPr bwMode="auto">
                      <a:xfrm>
                        <a:off x="0" y="0"/>
                        <a:ext cx="5943600" cy="3657600"/>
                      </a:xfrm>
                      <a:prstGeom prst="rect">
                        <a:avLst/>
                      </a:prstGeom>
                      <a:noFill/>
                    </pic:spPr>
                  </pic:pic>
                </a:graphicData>
              </a:graphic>
            </wp:anchor>
          </w:drawing>
        </w:r>
      </w:ins>
      <w:ins w:id="203" w:author="Unknown Author" w:date="2025-09-29T13:10:24Z">
        <w:r>
          <w:rPr>
            <w:i/>
            <w:iCs/>
          </w:rPr>
          <w:t>Note</w:t>
        </w:r>
      </w:ins>
      <w:ins w:id="204" w:author="Unknown Author" w:date="2025-09-29T13:10:24Z">
        <w:r>
          <w:rPr/>
          <w:t>. For simplicity, we report only the open biphone model with a level of openness of one.</w:t>
        </w:r>
      </w:ins>
    </w:p>
    <w:p>
      <w:pPr>
        <w:pStyle w:val="Normal"/>
        <w:rPr/>
      </w:pPr>
      <w:r>
        <w:rPr/>
      </w:r>
    </w:p>
    <w:p>
      <w:pPr>
        <w:pStyle w:val="Heading2"/>
        <w:numPr>
          <w:ilvl w:val="0"/>
          <w:numId w:val="3"/>
        </w:numPr>
        <w:rPr>
          <w:szCs w:val="24"/>
        </w:rPr>
      </w:pPr>
      <w:r>
        <w:rPr>
          <w:szCs w:val="24"/>
        </w:rPr>
        <w:t>Discussion</w:t>
      </w:r>
    </w:p>
    <w:p>
      <w:pPr>
        <w:pStyle w:val="Normal"/>
        <w:rPr/>
      </w:pPr>
      <w:r>
        <w:rPr/>
        <w:tab/>
        <w:t xml:space="preserve">Results from this preliminary experiment show the presence of a phonological similarity effect when items are presented in triplets of phonologically similar items. Under these conditions, we were able to differentiate </w:t>
      </w:r>
      <w:del w:id="206" w:author="Unknown Author" w:date="2025-09-29T13:25:34Z">
        <w:r>
          <w:rPr/>
          <w:delText>all</w:delText>
        </w:r>
      </w:del>
      <w:ins w:id="207" w:author="Unknown Author" w:date="2025-09-29T13:25:34Z">
        <w:r>
          <w:rPr/>
          <w:t>some, but not all</w:t>
        </w:r>
      </w:ins>
      <w:r>
        <w:rPr/>
        <w:t xml:space="preserve"> representational models based on quantitative predictions. An important limitation of this experiment is the fact that its material was not originally designed to differentiate these representational models. As shown in </w:t>
      </w:r>
      <w:del w:id="208" w:author="Unknown Author" w:date="2025-09-29T13:26:04Z">
        <w:r>
          <w:rPr>
            <w:b/>
            <w:bCs/>
          </w:rPr>
          <w:delText>Table 2</w:delText>
        </w:r>
      </w:del>
      <w:ins w:id="209" w:author="Unknown Author" w:date="2025-09-29T13:26:04Z">
        <w:r>
          <w:rPr>
            <w:b/>
            <w:bCs/>
          </w:rPr>
          <w:t>Figure 5</w:t>
        </w:r>
      </w:ins>
      <w:r>
        <w:rPr/>
        <w:t>,</w:t>
      </w:r>
      <w:ins w:id="210" w:author="Unknown Author" w:date="2025-09-29T13:26:14Z">
        <w:r>
          <w:rPr/>
          <w:t xml:space="preserve"> the similarity values in the slot coding, Levenshtein, and syllable models are strongly correlated, which likely explains why these models could not be differentiated based on quantitative predictions. </w:t>
        </w:r>
      </w:ins>
      <w:del w:id="211" w:author="Unknown Author" w:date="2025-09-29T13:27:41Z">
        <w:r>
          <w:rPr/>
          <w:delText xml:space="preserve"> the averaged similarity values across conditions were very similar across several representational models. </w:delText>
        </w:r>
      </w:del>
      <w:del w:id="212" w:author="Unknown Author" w:date="2025-09-29T13:50:35Z">
        <w:r>
          <w:rPr/>
          <w:delText>The next experiment will aim to overcome these limitations.</w:delText>
        </w:r>
      </w:del>
      <w:ins w:id="213" w:author="Unknown Author" w:date="2025-09-29T13:50:35Z">
        <w:r>
          <w:rPr/>
          <w:t>These results suggest that representational models can be differentiated quantitatively, provided that the experimental material is appropriately designed. The main experiment addresses this limitation.</w:t>
        </w:r>
      </w:ins>
    </w:p>
    <w:p>
      <w:pPr>
        <w:pStyle w:val="Normal"/>
        <w:rPr/>
      </w:pPr>
      <w:r>
        <w:rPr/>
      </w:r>
    </w:p>
    <w:p>
      <w:pPr>
        <w:pStyle w:val="Heading1"/>
        <w:numPr>
          <w:ilvl w:val="0"/>
          <w:numId w:val="3"/>
        </w:numPr>
        <w:rPr/>
      </w:pPr>
      <w:r>
        <w:rPr/>
        <w:t>Experiment</w:t>
      </w:r>
    </w:p>
    <w:p>
      <w:pPr>
        <w:pStyle w:val="Normal"/>
        <w:ind w:firstLine="708"/>
        <w:rPr/>
      </w:pPr>
      <w:r>
        <w:rPr/>
        <w:t>We will run a large-scale experiment involving participants encoding and recalling lists of phonologically dissimilar and similar words. We constructed the lists such that they maximize the difference between predictions. Specifically, we constructed ten conditions: one dissimilar condition and one similar condition for each five similarity metrics. The similar conditions were constructed to maximize similarity along one metric and minimize similarity along all other metrics. The dissimilar conditions were constructed by recombining the words from the similar conditions. After data collection, we will fit the WM model to the data, and quantitatively compare the competing representational models following a similar procedure as the preliminary experiment.</w:t>
      </w:r>
    </w:p>
    <w:p>
      <w:pPr>
        <w:pStyle w:val="Normal"/>
        <w:ind w:firstLine="708"/>
        <w:rPr/>
      </w:pPr>
      <w:r>
        <w:rPr/>
        <w:t xml:space="preserve">When planning this experiment, we initially considered comparing the different metrics based qualitative patterns of results. This meant that, for each metric, we would have had to maximize the similarity of one metric while minimizing that of all others, so that they would have produced a similarity value close to zero. This goal turned out to be unrealistic because all similarity metrics are highly correlated with each other (see </w:t>
      </w:r>
      <w:r>
        <w:rPr>
          <w:b/>
          <w:bCs/>
        </w:rPr>
        <w:t xml:space="preserve">Appendix </w:t>
      </w:r>
      <w:ins w:id="214" w:author="Unknown Author" w:date="2025-09-29T15:42:42Z">
        <w:r>
          <w:rPr>
            <w:b/>
            <w:bCs/>
          </w:rPr>
          <w:t>B</w:t>
        </w:r>
      </w:ins>
      <w:del w:id="215" w:author="Unknown Author" w:date="2025-09-29T15:42:42Z">
        <w:r>
          <w:rPr>
            <w:b/>
            <w:bCs/>
          </w:rPr>
          <w:delText>A</w:delText>
        </w:r>
      </w:del>
      <w:r>
        <w:rPr/>
        <w:t>). We therefore decided to compare models on a quantitative basis.</w:t>
      </w:r>
    </w:p>
    <w:p>
      <w:pPr>
        <w:pStyle w:val="Normal"/>
        <w:ind w:firstLine="708"/>
        <w:rPr/>
      </w:pPr>
      <w:r>
        <w:rPr/>
      </w:r>
    </w:p>
    <w:p>
      <w:pPr>
        <w:pStyle w:val="Heading2"/>
        <w:numPr>
          <w:ilvl w:val="0"/>
          <w:numId w:val="3"/>
        </w:numPr>
        <w:rPr/>
      </w:pPr>
      <w:r>
        <w:rPr/>
        <w:t>Methods</w:t>
      </w:r>
    </w:p>
    <w:p>
      <w:pPr>
        <w:pStyle w:val="Normal"/>
        <w:rPr/>
      </w:pPr>
      <w:r>
        <w:rPr>
          <w:b/>
        </w:rPr>
        <w:tab/>
        <w:t xml:space="preserve">Participants. </w:t>
      </w:r>
      <w:r>
        <w:rPr/>
        <w:t>We will recruit at least 300 French-speaking young adults aged between 18 and 35 years on the online platform Prolific (</w:t>
      </w:r>
      <w:hyperlink r:id="rId13">
        <w:r>
          <w:rPr>
            <w:rStyle w:val="Hyperlink"/>
          </w:rPr>
          <w:t>https://prolific.co/</w:t>
        </w:r>
      </w:hyperlink>
      <w:r>
        <w:rPr/>
        <w:t xml:space="preserve">). We will specifically recruit French-speaking individuals because a syllabic decomposition of each word is available for this language (see also the Materials section below), which is necessary for the syllabic model. Results from the preliminary experiment show that a sample size of 32 participants is sufficient to quantitatively differentiate the competing representational models. Given the importance of this theoretical question, we decided for a larger sample size (N = 300 valid participants after applying all exclusion criteria). We will exclude participants who (1) recall less than 15% of the words correctly, or (2) report in a post-experimental questionnaire that they used external aids (e.g., writing down the words), or (3) indicate in a post-experimental questionnaire that we should not use their data because they did not do the experiment properly and with full concentration. The questionnaire will state that participants should answer these questions honestly as their approval and payment on Prolific will not depend on their answers. </w:t>
      </w:r>
    </w:p>
    <w:p>
      <w:pPr>
        <w:pStyle w:val="Normal"/>
        <w:rPr/>
      </w:pPr>
      <w:r>
        <w:rPr/>
        <w:t>The experiment will be carried out in accordance with the ethical guidelines of the Faculty of Arts and Social Sciences at the University of Zurich.</w:t>
      </w:r>
    </w:p>
    <w:p>
      <w:pPr>
        <w:pStyle w:val="Normal"/>
        <w:rPr/>
      </w:pPr>
      <w:r>
        <w:rPr>
          <w:b/>
        </w:rPr>
        <w:tab/>
        <w:t xml:space="preserve">Material. </w:t>
      </w:r>
      <w:r>
        <w:rPr/>
        <w:t>The stimuli were constructed using the French Lexique database (</w:t>
      </w:r>
      <w:hyperlink r:id="rId14">
        <w:r>
          <w:rPr>
            <w:rStyle w:val="Hyperlink"/>
          </w:rPr>
          <w:t>http://www.lexique.org/</w:t>
        </w:r>
      </w:hyperlink>
      <w:r>
        <w:rPr/>
        <w:t>). We considered constructing our material in English, but the syllablic decomposition of words is currently</w:t>
      </w:r>
      <w:commentRangeStart w:id="3"/>
      <w:commentRangeStart w:id="4"/>
      <w:r>
        <w:rPr/>
        <w:t xml:space="preserve"> behind a paywall</w:t>
      </w:r>
      <w:r>
        <w:rPr/>
      </w:r>
      <w:commentRangeEnd w:id="4"/>
      <w:r>
        <w:commentReference w:id="4"/>
      </w:r>
      <w:r>
        <w:rPr/>
      </w:r>
      <w:commentRangeEnd w:id="3"/>
      <w:r>
        <w:commentReference w:id="3"/>
      </w:r>
      <w:r>
        <w:rPr/>
        <w:t xml:space="preserve"> </w:t>
      </w:r>
      <w:ins w:id="216" w:author="Unknown Author" w:date="2025-09-29T14:08:23Z">
        <w:r>
          <w:rPr/>
          <w:t>(</w:t>
        </w:r>
      </w:ins>
      <w:hyperlink r:id="rId15">
        <w:ins w:id="217" w:author="Unknown Author" w:date="2025-09-29T14:08:23Z">
          <w:r>
            <w:rPr>
              <w:rStyle w:val="Hyperlink"/>
            </w:rPr>
            <w:t>https://catalog.ldc.upenn.edu/LDC96L14</w:t>
          </w:r>
        </w:ins>
      </w:hyperlink>
      <w:ins w:id="218" w:author="Unknown Author" w:date="2025-09-29T14:08:23Z">
        <w:r>
          <w:rPr/>
          <w:t>)</w:t>
        </w:r>
      </w:ins>
      <w:r>
        <w:rPr/>
        <w:t>, which prevented us from using this language. The construction of the material started by “cleaning-up” the lexicon. First, we ignored subtle phonemic features. The French language officially distinguishes between the phonemes /œ̃/ and /ɛ̃/ (e.g., “br</w:t>
      </w:r>
      <w:r>
        <w:rPr>
          <w:u w:val="single"/>
        </w:rPr>
        <w:t>un</w:t>
      </w:r>
      <w:r>
        <w:rPr/>
        <w:t>” and “br</w:t>
      </w:r>
      <w:r>
        <w:rPr>
          <w:u w:val="single"/>
        </w:rPr>
        <w:t>in</w:t>
      </w:r>
      <w:r>
        <w:rPr/>
        <w:t>”),  /ǫ/ and /ọ/ (e.g., “b</w:t>
      </w:r>
      <w:r>
        <w:rPr>
          <w:u w:val="single"/>
        </w:rPr>
        <w:t>o</w:t>
      </w:r>
      <w:r>
        <w:rPr/>
        <w:t>rd” and “bât</w:t>
      </w:r>
      <w:r>
        <w:rPr>
          <w:u w:val="single"/>
        </w:rPr>
        <w:t>eau</w:t>
      </w:r>
      <w:r>
        <w:rPr/>
        <w:t>”), /ę/ and /ẹ/ (e.g., “m</w:t>
      </w:r>
      <w:r>
        <w:rPr>
          <w:u w:val="single"/>
        </w:rPr>
        <w:t>e</w:t>
      </w:r>
      <w:r>
        <w:rPr/>
        <w:t>r” and “mang</w:t>
      </w:r>
      <w:r>
        <w:rPr>
          <w:u w:val="single"/>
        </w:rPr>
        <w:t>er</w:t>
      </w:r>
      <w:r>
        <w:rPr/>
        <w:t>”), /œ̨/ and /œ̣/ (e.g., “n</w:t>
      </w:r>
      <w:r>
        <w:rPr>
          <w:u w:val="single"/>
        </w:rPr>
        <w:t>eu</w:t>
      </w:r>
      <w:r>
        <w:rPr/>
        <w:t>f” and “h</w:t>
      </w:r>
      <w:r>
        <w:rPr>
          <w:u w:val="single"/>
        </w:rPr>
        <w:t>eu</w:t>
      </w:r>
      <w:r>
        <w:rPr/>
        <w:t>r</w:t>
      </w:r>
      <w:r>
        <w:rPr>
          <w:u w:val="single"/>
        </w:rPr>
        <w:t>eu</w:t>
      </w:r>
      <w:r>
        <w:rPr/>
        <w:t>x”), but in practice native speakers no longer make these distinctions and are unlikely to notice them. These subtle differences were therefore canceled by using the same symbol to represent both sounds. Second, we restricted the lexicon to the lemma form of nouns, which removed forms such as “prendre” and “reprendre” (“take” and “retake”) and plural forms such as “entend” and “entendent” (the singular and plural forms of the verb “listening”) or “cheval” and “chevaux” (“horse” and “horses”). All duplicate entries were removed based on their phonological form. Third, we included only words with a phonological length superior to two. Fourth, we restricted the lexicon to the 3,000 most frequent words based on the freqlemfilms2 variable provided by Lexique.</w:t>
      </w:r>
    </w:p>
    <w:p>
      <w:pPr>
        <w:pStyle w:val="Normal"/>
        <w:rPr/>
      </w:pPr>
      <w:r>
        <w:rPr/>
        <w:tab/>
        <w:t xml:space="preserve">The experimental trials were built by generating triplets of phonologically similar words which we combined to form lists composed of two triplets. We decided to use triplets to maximize the similarity between phonologically similar words, which was much harder to achieve with complete lists. The preliminary experiment reported above shows that strong phonological similarity effects can be observed using triplets of phonologically similar words. The triplets were built by an algorithm maximizing the within-triplet similarity along a target metric, while minimizing similarity within these triplets according to all other metrics. We started by constructing similarity matrices of the 3,000 words from the lexicon for all metrics. For each target metric we then built a delta matrix summing the absolute differences of the similarity values between the target metric and all other metrics. For example, remember that the similarity between “ring” and “bring” according to the Levenshtein metric is ¾, whereas according to the slot metric it is 0. Taking the Levenshtein metric as the target metric, the delta for this word pair starts at 0, and the comparison with the similarity matrix of the slot metric increases it by ¾. The comparison to the similarity matrix of the Syllable, the closed-biphone and the open-biphone metrics add further absolute differences to the delta value. </w:t>
      </w:r>
    </w:p>
    <w:p>
      <w:pPr>
        <w:pStyle w:val="Normal"/>
        <w:ind w:firstLine="641"/>
        <w:rPr/>
      </w:pPr>
      <w:r>
        <w:rPr/>
        <w:t xml:space="preserve">To build similarity triplets we started by choosing a first pair of words maximizing their delta value from the delta matrix. The third word was selected so that the sum of its two delta values when paired with the two first selected words was minimized. To ensure that the words were similar to each other along the target metric, we considered only the pairs with a similarity value above a certain threshold. The thresholds differ between metrics and were adjusted manually based on the running time of the algorithm. We built 16 triplets for each of the 5 similarity metrics described above, resulting in a total of 80 triplets. Note that for practical reasons, for the triplet construction we considered only one open biphone model with an openness level of one, as the results from the preliminary experiment indicated that increasing the level of opennesss </w:t>
      </w:r>
      <w:r>
        <w:rPr>
          <w:i/>
          <w:iCs/>
        </w:rPr>
        <w:t>worsened</w:t>
      </w:r>
      <w:r>
        <w:rPr/>
        <w:t xml:space="preserve"> the predictions. The final model comparison will nonetheless consider five levels of openness (see also the preliminary experiment above).</w:t>
      </w:r>
    </w:p>
    <w:p>
      <w:pPr>
        <w:pStyle w:val="Normal"/>
        <w:rPr/>
      </w:pPr>
      <w:r>
        <w:rPr/>
        <w:tab/>
        <w:t xml:space="preserve">The phonologically similar lists were built by re-combining the triplets such as to minimize the similarity values between members of different triplets. For each target metric we formed 8 phonologically similar lists. The phonologically dissimilar lists for each target metric were built by recombining the words from different triplets of that metric in such a way that their similarity was minimized across all metrics. Note that when minimizing the similarity values between words, we summed the values across all metrics. </w:t>
      </w:r>
      <w:r>
        <w:rPr>
          <w:b/>
          <w:bCs/>
        </w:rPr>
        <w:t>Table 4</w:t>
      </w:r>
      <w:r>
        <w:rPr/>
        <w:t xml:space="preserve"> reports the averaged within-triplet similarity values and within-list similarity values for the phonologically similar and dissimilar lists across all metrics. As the table shows, some metrics hardly differ in terms of similarity values. A particularly good example is the slot coding model, which, when considered as the target model, always produces similarity values identical to that of the Levenshtein model. Due to the lack of flexibility of the slot coding model, there is no word pair for which the similarity value is higher than that of the Levenshtein model. This can be visualized by looking at the correlation between both metrics, as reported in </w:t>
      </w:r>
      <w:r>
        <w:rPr>
          <w:b/>
          <w:bCs/>
        </w:rPr>
        <w:t xml:space="preserve">Appendix </w:t>
      </w:r>
      <w:ins w:id="219" w:author="Unknown Author" w:date="2025-09-29T15:44:05Z">
        <w:r>
          <w:rPr>
            <w:b/>
            <w:bCs/>
          </w:rPr>
          <w:t>B</w:t>
        </w:r>
      </w:ins>
      <w:del w:id="220" w:author="Unknown Author" w:date="2025-09-29T15:44:04Z">
        <w:r>
          <w:rPr>
            <w:b/>
            <w:bCs/>
          </w:rPr>
          <w:delText>A</w:delText>
        </w:r>
      </w:del>
      <w:r>
        <w:rPr/>
        <w:t>. The converse is nonetheless possible: We could produce high similarity values in the Levenshtein model when it was considered as the target metric, and low similarity values in the slot coding metric.</w:t>
      </w:r>
    </w:p>
    <w:p>
      <w:pPr>
        <w:pStyle w:val="Normal"/>
        <w:rPr>
          <w:ins w:id="368" w:author="Unknown Author" w:date="2025-09-30T10:36:22Z"/>
        </w:rPr>
      </w:pPr>
      <w:r>
        <w:rPr/>
        <w:tab/>
      </w:r>
      <w:ins w:id="221" w:author="Unknown Author" w:date="2025-09-30T10:34:55Z">
        <w:r>
          <w:rPr/>
          <w:t xml:space="preserve">Overall, the item pairs displayed a stronger level of decorrelation across metrics. </w:t>
        </w:r>
      </w:ins>
      <w:ins w:id="222" w:author="Unknown Author" w:date="2025-09-30T10:34:55Z">
        <w:r>
          <w:rPr>
            <w:b/>
            <w:bCs/>
          </w:rPr>
          <w:t>Figure 6</w:t>
        </w:r>
      </w:ins>
      <w:ins w:id="223" w:author="Unknown Author" w:date="2025-09-30T10:36:22Z">
        <w:r>
          <w:rPr>
            <w:b w:val="false"/>
            <w:bCs w:val="false"/>
          </w:rPr>
          <w:t xml:space="preserve"> shows the distributio</w:t>
        </w:r>
      </w:ins>
      <w:ins w:id="224" w:author="Unknown Author" w:date="2025-09-30T10:37:32Z">
        <w:r>
          <w:rPr>
            <w:b w:val="false"/>
            <w:bCs w:val="false"/>
          </w:rPr>
          <w:t>n</w:t>
        </w:r>
      </w:ins>
      <w:del w:id="225" w:author="Unknown Author" w:date="2025-09-30T10:37:29Z">
        <w:r>
          <w:rPr>
            <w:b w:val="false"/>
            <w:bCs w:val="false"/>
          </w:rPr>
          <w:delText xml:space="preserve"> </w:delText>
        </w:r>
      </w:del>
      <w:ins w:id="226" w:author="Unknown Author" w:date="2025-09-30T10:37:25Z">
        <w:r>
          <w:rPr>
            <w:b w:val="false"/>
            <w:bCs w:val="false"/>
          </w:rPr>
          <w:t xml:space="preserve">differences in similarity values for the same item pairs across metrics. These differences now show larger variations than </w:t>
        </w:r>
      </w:ins>
      <w:ins w:id="227" w:author="Unknown Author" w:date="2025-09-30T10:37:25Z">
        <w:r>
          <w:rPr>
            <w:rFonts w:eastAsia="Noto Serif CJK SC" w:cs="Lohit Devanagari"/>
            <w:b w:val="false"/>
            <w:bCs w:val="false"/>
            <w:color w:val="auto"/>
            <w:kern w:val="2"/>
            <w:sz w:val="24"/>
            <w:szCs w:val="24"/>
            <w:lang w:val="en-US" w:eastAsia="zh-CN" w:bidi="hi-IN"/>
          </w:rPr>
          <w:t>i</w:t>
        </w:r>
      </w:ins>
      <w:ins w:id="228" w:author="Unknown Author" w:date="2025-09-30T10:37:25Z">
        <w:r>
          <w:rPr>
            <w:rFonts w:eastAsia="Noto Serif CJK SC" w:cs="Lohit Devanagari"/>
            <w:b w:val="false"/>
            <w:bCs w:val="false"/>
            <w:color w:val="auto"/>
            <w:kern w:val="2"/>
            <w:sz w:val="24"/>
            <w:szCs w:val="24"/>
            <w:lang w:val="en-US" w:eastAsia="zh-CN" w:bidi="hi-IN"/>
          </w:rPr>
          <w:t xml:space="preserve">n </w:t>
        </w:r>
      </w:ins>
      <w:ins w:id="229" w:author="Unknown Author" w:date="2025-09-30T10:37:25Z">
        <w:r>
          <w:rPr>
            <w:rFonts w:eastAsia="Noto Serif CJK SC" w:cs="Lohit Devanagari"/>
            <w:b w:val="false"/>
            <w:bCs w:val="false"/>
            <w:color w:val="auto"/>
            <w:kern w:val="2"/>
            <w:sz w:val="24"/>
            <w:szCs w:val="24"/>
            <w:lang w:val="en-US" w:eastAsia="zh-CN" w:bidi="hi-IN"/>
          </w:rPr>
          <w:t>t</w:t>
        </w:r>
      </w:ins>
      <w:ins w:id="230" w:author="Unknown Author" w:date="2025-09-30T10:37:25Z">
        <w:r>
          <w:rPr>
            <w:rFonts w:eastAsia="Noto Serif CJK SC" w:cs="Lohit Devanagari"/>
            <w:b w:val="false"/>
            <w:bCs w:val="false"/>
            <w:color w:val="auto"/>
            <w:kern w:val="2"/>
            <w:sz w:val="24"/>
            <w:szCs w:val="24"/>
            <w:lang w:val="en-US" w:eastAsia="zh-CN" w:bidi="hi-IN"/>
          </w:rPr>
          <w:t>h</w:t>
        </w:r>
      </w:ins>
      <w:ins w:id="231" w:author="Unknown Author" w:date="2025-09-30T10:37:25Z">
        <w:r>
          <w:rPr>
            <w:rFonts w:eastAsia="Noto Serif CJK SC" w:cs="Lohit Devanagari"/>
            <w:b w:val="false"/>
            <w:bCs w:val="false"/>
            <w:color w:val="auto"/>
            <w:kern w:val="2"/>
            <w:sz w:val="24"/>
            <w:szCs w:val="24"/>
            <w:lang w:val="en-US" w:eastAsia="zh-CN" w:bidi="hi-IN"/>
          </w:rPr>
          <w:t xml:space="preserve">e </w:t>
        </w:r>
      </w:ins>
      <w:ins w:id="232" w:author="Unknown Author" w:date="2025-09-30T10:37:25Z">
        <w:r>
          <w:rPr>
            <w:rFonts w:eastAsia="Noto Serif CJK SC" w:cs="Lohit Devanagari"/>
            <w:b w:val="false"/>
            <w:bCs w:val="false"/>
            <w:color w:val="auto"/>
            <w:kern w:val="2"/>
            <w:sz w:val="24"/>
            <w:szCs w:val="24"/>
            <w:lang w:val="en-US" w:eastAsia="zh-CN" w:bidi="hi-IN"/>
          </w:rPr>
          <w:t>p</w:t>
        </w:r>
      </w:ins>
      <w:ins w:id="233" w:author="Unknown Author" w:date="2025-09-30T10:37:25Z">
        <w:r>
          <w:rPr>
            <w:rFonts w:eastAsia="Noto Serif CJK SC" w:cs="Lohit Devanagari"/>
            <w:b w:val="false"/>
            <w:bCs w:val="false"/>
            <w:color w:val="auto"/>
            <w:kern w:val="2"/>
            <w:sz w:val="24"/>
            <w:szCs w:val="24"/>
            <w:lang w:val="en-US" w:eastAsia="zh-CN" w:bidi="hi-IN"/>
          </w:rPr>
          <w:t>r</w:t>
        </w:r>
      </w:ins>
      <w:ins w:id="234" w:author="Unknown Author" w:date="2025-09-30T10:37:25Z">
        <w:r>
          <w:rPr>
            <w:rFonts w:eastAsia="Noto Serif CJK SC" w:cs="Lohit Devanagari"/>
            <w:b w:val="false"/>
            <w:bCs w:val="false"/>
            <w:color w:val="auto"/>
            <w:kern w:val="2"/>
            <w:sz w:val="24"/>
            <w:szCs w:val="24"/>
            <w:lang w:val="en-US" w:eastAsia="zh-CN" w:bidi="hi-IN"/>
          </w:rPr>
          <w:t>e</w:t>
        </w:r>
      </w:ins>
      <w:ins w:id="235" w:author="Unknown Author" w:date="2025-09-30T10:37:25Z">
        <w:r>
          <w:rPr>
            <w:rFonts w:eastAsia="Noto Serif CJK SC" w:cs="Lohit Devanagari"/>
            <w:b w:val="false"/>
            <w:bCs w:val="false"/>
            <w:color w:val="auto"/>
            <w:kern w:val="2"/>
            <w:sz w:val="24"/>
            <w:szCs w:val="24"/>
            <w:lang w:val="en-US" w:eastAsia="zh-CN" w:bidi="hi-IN"/>
          </w:rPr>
          <w:t>l</w:t>
        </w:r>
      </w:ins>
      <w:ins w:id="236" w:author="Unknown Author" w:date="2025-09-30T10:37:25Z">
        <w:r>
          <w:rPr>
            <w:rFonts w:eastAsia="Noto Serif CJK SC" w:cs="Lohit Devanagari"/>
            <w:b w:val="false"/>
            <w:bCs w:val="false"/>
            <w:color w:val="auto"/>
            <w:kern w:val="2"/>
            <w:sz w:val="24"/>
            <w:szCs w:val="24"/>
            <w:lang w:val="en-US" w:eastAsia="zh-CN" w:bidi="hi-IN"/>
          </w:rPr>
          <w:t>i</w:t>
        </w:r>
      </w:ins>
      <w:ins w:id="237" w:author="Unknown Author" w:date="2025-09-30T10:37:25Z">
        <w:r>
          <w:rPr>
            <w:rFonts w:eastAsia="Noto Serif CJK SC" w:cs="Lohit Devanagari"/>
            <w:b w:val="false"/>
            <w:bCs w:val="false"/>
            <w:color w:val="auto"/>
            <w:kern w:val="2"/>
            <w:sz w:val="24"/>
            <w:szCs w:val="24"/>
            <w:lang w:val="en-US" w:eastAsia="zh-CN" w:bidi="hi-IN"/>
          </w:rPr>
          <w:t>m</w:t>
        </w:r>
      </w:ins>
      <w:ins w:id="238" w:author="Unknown Author" w:date="2025-09-30T10:37:25Z">
        <w:r>
          <w:rPr>
            <w:rFonts w:eastAsia="Noto Serif CJK SC" w:cs="Lohit Devanagari"/>
            <w:b w:val="false"/>
            <w:bCs w:val="false"/>
            <w:color w:val="auto"/>
            <w:kern w:val="2"/>
            <w:sz w:val="24"/>
            <w:szCs w:val="24"/>
            <w:lang w:val="en-US" w:eastAsia="zh-CN" w:bidi="hi-IN"/>
          </w:rPr>
          <w:t>i</w:t>
        </w:r>
      </w:ins>
      <w:ins w:id="239" w:author="Unknown Author" w:date="2025-09-30T10:37:25Z">
        <w:r>
          <w:rPr>
            <w:rFonts w:eastAsia="Noto Serif CJK SC" w:cs="Lohit Devanagari"/>
            <w:b w:val="false"/>
            <w:bCs w:val="false"/>
            <w:color w:val="auto"/>
            <w:kern w:val="2"/>
            <w:sz w:val="24"/>
            <w:szCs w:val="24"/>
            <w:lang w:val="en-US" w:eastAsia="zh-CN" w:bidi="hi-IN"/>
          </w:rPr>
          <w:t>n</w:t>
        </w:r>
      </w:ins>
      <w:ins w:id="240" w:author="Unknown Author" w:date="2025-09-30T10:37:25Z">
        <w:r>
          <w:rPr>
            <w:rFonts w:eastAsia="Noto Serif CJK SC" w:cs="Lohit Devanagari"/>
            <w:b w:val="false"/>
            <w:bCs w:val="false"/>
            <w:color w:val="auto"/>
            <w:kern w:val="2"/>
            <w:sz w:val="24"/>
            <w:szCs w:val="24"/>
            <w:lang w:val="en-US" w:eastAsia="zh-CN" w:bidi="hi-IN"/>
          </w:rPr>
          <w:t>a</w:t>
        </w:r>
      </w:ins>
      <w:ins w:id="241" w:author="Unknown Author" w:date="2025-09-30T10:37:25Z">
        <w:r>
          <w:rPr>
            <w:rFonts w:eastAsia="Noto Serif CJK SC" w:cs="Lohit Devanagari"/>
            <w:b w:val="false"/>
            <w:bCs w:val="false"/>
            <w:color w:val="auto"/>
            <w:kern w:val="2"/>
            <w:sz w:val="24"/>
            <w:szCs w:val="24"/>
            <w:lang w:val="en-US" w:eastAsia="zh-CN" w:bidi="hi-IN"/>
          </w:rPr>
          <w:t>r</w:t>
        </w:r>
      </w:ins>
      <w:ins w:id="242" w:author="Unknown Author" w:date="2025-09-30T10:37:25Z">
        <w:r>
          <w:rPr>
            <w:rFonts w:eastAsia="Noto Serif CJK SC" w:cs="Lohit Devanagari"/>
            <w:b w:val="false"/>
            <w:bCs w:val="false"/>
            <w:color w:val="auto"/>
            <w:kern w:val="2"/>
            <w:sz w:val="24"/>
            <w:szCs w:val="24"/>
            <w:lang w:val="en-US" w:eastAsia="zh-CN" w:bidi="hi-IN"/>
          </w:rPr>
          <w:t xml:space="preserve">y </w:t>
        </w:r>
      </w:ins>
      <w:ins w:id="243" w:author="Unknown Author" w:date="2025-09-30T10:37:25Z">
        <w:r>
          <w:rPr>
            <w:rFonts w:eastAsia="Noto Serif CJK SC" w:cs="Lohit Devanagari"/>
            <w:b w:val="false"/>
            <w:bCs w:val="false"/>
            <w:color w:val="auto"/>
            <w:kern w:val="2"/>
            <w:sz w:val="24"/>
            <w:szCs w:val="24"/>
            <w:lang w:val="en-US" w:eastAsia="zh-CN" w:bidi="hi-IN"/>
          </w:rPr>
          <w:t>e</w:t>
        </w:r>
      </w:ins>
      <w:ins w:id="244" w:author="Unknown Author" w:date="2025-09-30T10:37:25Z">
        <w:r>
          <w:rPr>
            <w:rFonts w:eastAsia="Noto Serif CJK SC" w:cs="Lohit Devanagari"/>
            <w:b w:val="false"/>
            <w:bCs w:val="false"/>
            <w:color w:val="auto"/>
            <w:kern w:val="2"/>
            <w:sz w:val="24"/>
            <w:szCs w:val="24"/>
            <w:lang w:val="en-US" w:eastAsia="zh-CN" w:bidi="hi-IN"/>
          </w:rPr>
          <w:t>x</w:t>
        </w:r>
      </w:ins>
      <w:ins w:id="245" w:author="Unknown Author" w:date="2025-09-30T10:37:25Z">
        <w:r>
          <w:rPr>
            <w:rFonts w:eastAsia="Noto Serif CJK SC" w:cs="Lohit Devanagari"/>
            <w:b w:val="false"/>
            <w:bCs w:val="false"/>
            <w:color w:val="auto"/>
            <w:kern w:val="2"/>
            <w:sz w:val="24"/>
            <w:szCs w:val="24"/>
            <w:lang w:val="en-US" w:eastAsia="zh-CN" w:bidi="hi-IN"/>
          </w:rPr>
          <w:t>p</w:t>
        </w:r>
      </w:ins>
      <w:ins w:id="246" w:author="Unknown Author" w:date="2025-09-30T10:37:25Z">
        <w:r>
          <w:rPr>
            <w:rFonts w:eastAsia="Noto Serif CJK SC" w:cs="Lohit Devanagari"/>
            <w:b w:val="false"/>
            <w:bCs w:val="false"/>
            <w:color w:val="auto"/>
            <w:kern w:val="2"/>
            <w:sz w:val="24"/>
            <w:szCs w:val="24"/>
            <w:lang w:val="en-US" w:eastAsia="zh-CN" w:bidi="hi-IN"/>
          </w:rPr>
          <w:t>e</w:t>
        </w:r>
      </w:ins>
      <w:ins w:id="247" w:author="Unknown Author" w:date="2025-09-30T10:37:25Z">
        <w:r>
          <w:rPr>
            <w:rFonts w:eastAsia="Noto Serif CJK SC" w:cs="Lohit Devanagari"/>
            <w:b w:val="false"/>
            <w:bCs w:val="false"/>
            <w:color w:val="auto"/>
            <w:kern w:val="2"/>
            <w:sz w:val="24"/>
            <w:szCs w:val="24"/>
            <w:lang w:val="en-US" w:eastAsia="zh-CN" w:bidi="hi-IN"/>
          </w:rPr>
          <w:t>r</w:t>
        </w:r>
      </w:ins>
      <w:ins w:id="248" w:author="Unknown Author" w:date="2025-09-30T10:37:25Z">
        <w:r>
          <w:rPr>
            <w:rFonts w:eastAsia="Noto Serif CJK SC" w:cs="Lohit Devanagari"/>
            <w:b w:val="false"/>
            <w:bCs w:val="false"/>
            <w:color w:val="auto"/>
            <w:kern w:val="2"/>
            <w:sz w:val="24"/>
            <w:szCs w:val="24"/>
            <w:lang w:val="en-US" w:eastAsia="zh-CN" w:bidi="hi-IN"/>
          </w:rPr>
          <w:t>i</w:t>
        </w:r>
      </w:ins>
      <w:ins w:id="249" w:author="Unknown Author" w:date="2025-09-30T10:37:25Z">
        <w:r>
          <w:rPr>
            <w:rFonts w:eastAsia="Noto Serif CJK SC" w:cs="Lohit Devanagari"/>
            <w:b w:val="false"/>
            <w:bCs w:val="false"/>
            <w:color w:val="auto"/>
            <w:kern w:val="2"/>
            <w:sz w:val="24"/>
            <w:szCs w:val="24"/>
            <w:lang w:val="en-US" w:eastAsia="zh-CN" w:bidi="hi-IN"/>
          </w:rPr>
          <w:t>m</w:t>
        </w:r>
      </w:ins>
      <w:ins w:id="250" w:author="Unknown Author" w:date="2025-09-30T10:37:25Z">
        <w:r>
          <w:rPr>
            <w:rFonts w:eastAsia="Noto Serif CJK SC" w:cs="Lohit Devanagari"/>
            <w:b w:val="false"/>
            <w:bCs w:val="false"/>
            <w:color w:val="auto"/>
            <w:kern w:val="2"/>
            <w:sz w:val="24"/>
            <w:szCs w:val="24"/>
            <w:lang w:val="en-US" w:eastAsia="zh-CN" w:bidi="hi-IN"/>
          </w:rPr>
          <w:t>e</w:t>
        </w:r>
      </w:ins>
      <w:ins w:id="251" w:author="Unknown Author" w:date="2025-09-30T10:37:25Z">
        <w:r>
          <w:rPr>
            <w:rFonts w:eastAsia="Noto Serif CJK SC" w:cs="Lohit Devanagari"/>
            <w:b w:val="false"/>
            <w:bCs w:val="false"/>
            <w:color w:val="auto"/>
            <w:kern w:val="2"/>
            <w:sz w:val="24"/>
            <w:szCs w:val="24"/>
            <w:lang w:val="en-US" w:eastAsia="zh-CN" w:bidi="hi-IN"/>
          </w:rPr>
          <w:t>n</w:t>
        </w:r>
      </w:ins>
      <w:ins w:id="252" w:author="Unknown Author" w:date="2025-09-30T10:37:25Z">
        <w:r>
          <w:rPr>
            <w:rFonts w:eastAsia="Noto Serif CJK SC" w:cs="Lohit Devanagari"/>
            <w:b w:val="false"/>
            <w:bCs w:val="false"/>
            <w:color w:val="auto"/>
            <w:kern w:val="2"/>
            <w:sz w:val="24"/>
            <w:szCs w:val="24"/>
            <w:lang w:val="en-US" w:eastAsia="zh-CN" w:bidi="hi-IN"/>
          </w:rPr>
          <w:t>t.</w:t>
        </w:r>
      </w:ins>
      <w:ins w:id="253" w:author="Unknown Author" w:date="2025-09-30T10:39:53Z">
        <w:r>
          <w:rPr>
            <w:rFonts w:eastAsia="Noto Serif CJK SC" w:cs="Lohit Devanagari"/>
            <w:b w:val="false"/>
            <w:bCs w:val="false"/>
            <w:color w:val="auto"/>
            <w:kern w:val="2"/>
            <w:sz w:val="24"/>
            <w:szCs w:val="24"/>
            <w:lang w:val="en-US" w:eastAsia="zh-CN" w:bidi="hi-IN"/>
          </w:rPr>
          <w:t xml:space="preserve"> </w:t>
        </w:r>
      </w:ins>
      <w:ins w:id="254" w:author="Unknown Author" w:date="2025-09-30T10:39:53Z">
        <w:r>
          <w:rPr>
            <w:rFonts w:eastAsia="Noto Serif CJK SC" w:cs="Lohit Devanagari"/>
            <w:b w:val="false"/>
            <w:bCs w:val="false"/>
            <w:color w:val="auto"/>
            <w:kern w:val="2"/>
            <w:sz w:val="24"/>
            <w:szCs w:val="24"/>
            <w:lang w:val="en-US" w:eastAsia="zh-CN" w:bidi="hi-IN"/>
          </w:rPr>
          <w:t>W</w:t>
        </w:r>
      </w:ins>
      <w:ins w:id="255" w:author="Unknown Author" w:date="2025-09-30T10:39:53Z">
        <w:r>
          <w:rPr>
            <w:rFonts w:eastAsia="Noto Serif CJK SC" w:cs="Lohit Devanagari"/>
            <w:b w:val="false"/>
            <w:bCs w:val="false"/>
            <w:color w:val="auto"/>
            <w:kern w:val="2"/>
            <w:sz w:val="24"/>
            <w:szCs w:val="24"/>
            <w:lang w:val="en-US" w:eastAsia="zh-CN" w:bidi="hi-IN"/>
          </w:rPr>
          <w:t xml:space="preserve">e </w:t>
        </w:r>
      </w:ins>
      <w:ins w:id="256" w:author="Unknown Author" w:date="2025-09-30T10:39:53Z">
        <w:r>
          <w:rPr>
            <w:rFonts w:eastAsia="Noto Serif CJK SC" w:cs="Lohit Devanagari"/>
            <w:b w:val="false"/>
            <w:bCs w:val="false"/>
            <w:color w:val="auto"/>
            <w:kern w:val="2"/>
            <w:sz w:val="24"/>
            <w:szCs w:val="24"/>
            <w:lang w:val="en-US" w:eastAsia="zh-CN" w:bidi="hi-IN"/>
          </w:rPr>
          <w:t>a</w:t>
        </w:r>
      </w:ins>
      <w:ins w:id="257" w:author="Unknown Author" w:date="2025-09-30T10:39:53Z">
        <w:r>
          <w:rPr>
            <w:rFonts w:eastAsia="Noto Serif CJK SC" w:cs="Lohit Devanagari"/>
            <w:b w:val="false"/>
            <w:bCs w:val="false"/>
            <w:color w:val="auto"/>
            <w:kern w:val="2"/>
            <w:sz w:val="24"/>
            <w:szCs w:val="24"/>
            <w:lang w:val="en-US" w:eastAsia="zh-CN" w:bidi="hi-IN"/>
          </w:rPr>
          <w:t>r</w:t>
        </w:r>
      </w:ins>
      <w:ins w:id="258" w:author="Unknown Author" w:date="2025-09-30T10:39:53Z">
        <w:r>
          <w:rPr>
            <w:rFonts w:eastAsia="Noto Serif CJK SC" w:cs="Lohit Devanagari"/>
            <w:b w:val="false"/>
            <w:bCs w:val="false"/>
            <w:color w:val="auto"/>
            <w:kern w:val="2"/>
            <w:sz w:val="24"/>
            <w:szCs w:val="24"/>
            <w:lang w:val="en-US" w:eastAsia="zh-CN" w:bidi="hi-IN"/>
          </w:rPr>
          <w:t xml:space="preserve">e </w:t>
        </w:r>
      </w:ins>
      <w:ins w:id="259" w:author="Unknown Author" w:date="2025-09-30T10:39:53Z">
        <w:r>
          <w:rPr>
            <w:rFonts w:eastAsia="Noto Serif CJK SC" w:cs="Lohit Devanagari"/>
            <w:b w:val="false"/>
            <w:bCs w:val="false"/>
            <w:color w:val="auto"/>
            <w:kern w:val="2"/>
            <w:sz w:val="24"/>
            <w:szCs w:val="24"/>
            <w:lang w:val="en-US" w:eastAsia="zh-CN" w:bidi="hi-IN"/>
          </w:rPr>
          <w:t>t</w:t>
        </w:r>
      </w:ins>
      <w:ins w:id="260" w:author="Unknown Author" w:date="2025-09-30T10:39:53Z">
        <w:r>
          <w:rPr>
            <w:rFonts w:eastAsia="Noto Serif CJK SC" w:cs="Lohit Devanagari"/>
            <w:b w:val="false"/>
            <w:bCs w:val="false"/>
            <w:color w:val="auto"/>
            <w:kern w:val="2"/>
            <w:sz w:val="24"/>
            <w:szCs w:val="24"/>
            <w:lang w:val="en-US" w:eastAsia="zh-CN" w:bidi="hi-IN"/>
          </w:rPr>
          <w:t>h</w:t>
        </w:r>
      </w:ins>
      <w:ins w:id="261" w:author="Unknown Author" w:date="2025-09-30T10:39:53Z">
        <w:r>
          <w:rPr>
            <w:rFonts w:eastAsia="Noto Serif CJK SC" w:cs="Lohit Devanagari"/>
            <w:b w:val="false"/>
            <w:bCs w:val="false"/>
            <w:color w:val="auto"/>
            <w:kern w:val="2"/>
            <w:sz w:val="24"/>
            <w:szCs w:val="24"/>
            <w:lang w:val="en-US" w:eastAsia="zh-CN" w:bidi="hi-IN"/>
          </w:rPr>
          <w:t>e</w:t>
        </w:r>
      </w:ins>
      <w:ins w:id="262" w:author="Unknown Author" w:date="2025-09-30T10:39:53Z">
        <w:r>
          <w:rPr>
            <w:rFonts w:eastAsia="Noto Serif CJK SC" w:cs="Lohit Devanagari"/>
            <w:b w:val="false"/>
            <w:bCs w:val="false"/>
            <w:color w:val="auto"/>
            <w:kern w:val="2"/>
            <w:sz w:val="24"/>
            <w:szCs w:val="24"/>
            <w:lang w:val="en-US" w:eastAsia="zh-CN" w:bidi="hi-IN"/>
          </w:rPr>
          <w:t>r</w:t>
        </w:r>
      </w:ins>
      <w:ins w:id="263" w:author="Unknown Author" w:date="2025-09-30T10:39:53Z">
        <w:r>
          <w:rPr>
            <w:rFonts w:eastAsia="Noto Serif CJK SC" w:cs="Lohit Devanagari"/>
            <w:b w:val="false"/>
            <w:bCs w:val="false"/>
            <w:color w:val="auto"/>
            <w:kern w:val="2"/>
            <w:sz w:val="24"/>
            <w:szCs w:val="24"/>
            <w:lang w:val="en-US" w:eastAsia="zh-CN" w:bidi="hi-IN"/>
          </w:rPr>
          <w:t>e</w:t>
        </w:r>
      </w:ins>
      <w:ins w:id="264" w:author="Unknown Author" w:date="2025-09-30T10:39:53Z">
        <w:r>
          <w:rPr>
            <w:rFonts w:eastAsia="Noto Serif CJK SC" w:cs="Lohit Devanagari"/>
            <w:b w:val="false"/>
            <w:bCs w:val="false"/>
            <w:color w:val="auto"/>
            <w:kern w:val="2"/>
            <w:sz w:val="24"/>
            <w:szCs w:val="24"/>
            <w:lang w:val="en-US" w:eastAsia="zh-CN" w:bidi="hi-IN"/>
          </w:rPr>
          <w:t>f</w:t>
        </w:r>
      </w:ins>
      <w:ins w:id="265" w:author="Unknown Author" w:date="2025-09-30T10:39:53Z">
        <w:r>
          <w:rPr>
            <w:rFonts w:eastAsia="Noto Serif CJK SC" w:cs="Lohit Devanagari"/>
            <w:b w:val="false"/>
            <w:bCs w:val="false"/>
            <w:color w:val="auto"/>
            <w:kern w:val="2"/>
            <w:sz w:val="24"/>
            <w:szCs w:val="24"/>
            <w:lang w:val="en-US" w:eastAsia="zh-CN" w:bidi="hi-IN"/>
          </w:rPr>
          <w:t>o</w:t>
        </w:r>
      </w:ins>
      <w:ins w:id="266" w:author="Unknown Author" w:date="2025-09-30T10:39:53Z">
        <w:r>
          <w:rPr>
            <w:rFonts w:eastAsia="Noto Serif CJK SC" w:cs="Lohit Devanagari"/>
            <w:b w:val="false"/>
            <w:bCs w:val="false"/>
            <w:color w:val="auto"/>
            <w:kern w:val="2"/>
            <w:sz w:val="24"/>
            <w:szCs w:val="24"/>
            <w:lang w:val="en-US" w:eastAsia="zh-CN" w:bidi="hi-IN"/>
          </w:rPr>
          <w:t>r</w:t>
        </w:r>
      </w:ins>
      <w:ins w:id="267" w:author="Unknown Author" w:date="2025-09-30T10:39:53Z">
        <w:r>
          <w:rPr>
            <w:rFonts w:eastAsia="Noto Serif CJK SC" w:cs="Lohit Devanagari"/>
            <w:b w:val="false"/>
            <w:bCs w:val="false"/>
            <w:color w:val="auto"/>
            <w:kern w:val="2"/>
            <w:sz w:val="24"/>
            <w:szCs w:val="24"/>
            <w:lang w:val="en-US" w:eastAsia="zh-CN" w:bidi="hi-IN"/>
          </w:rPr>
          <w:t xml:space="preserve">e </w:t>
        </w:r>
      </w:ins>
      <w:ins w:id="268" w:author="Unknown Author" w:date="2025-09-30T10:39:53Z">
        <w:r>
          <w:rPr>
            <w:rFonts w:eastAsia="Noto Serif CJK SC" w:cs="Lohit Devanagari"/>
            <w:b w:val="false"/>
            <w:bCs w:val="false"/>
            <w:color w:val="auto"/>
            <w:kern w:val="2"/>
            <w:sz w:val="24"/>
            <w:szCs w:val="24"/>
            <w:lang w:val="en-US" w:eastAsia="zh-CN" w:bidi="hi-IN"/>
          </w:rPr>
          <w:t>c</w:t>
        </w:r>
      </w:ins>
      <w:ins w:id="269" w:author="Unknown Author" w:date="2025-09-30T10:39:53Z">
        <w:r>
          <w:rPr>
            <w:rFonts w:eastAsia="Noto Serif CJK SC" w:cs="Lohit Devanagari"/>
            <w:b w:val="false"/>
            <w:bCs w:val="false"/>
            <w:color w:val="auto"/>
            <w:kern w:val="2"/>
            <w:sz w:val="24"/>
            <w:szCs w:val="24"/>
            <w:lang w:val="en-US" w:eastAsia="zh-CN" w:bidi="hi-IN"/>
          </w:rPr>
          <w:t>o</w:t>
        </w:r>
      </w:ins>
      <w:ins w:id="270" w:author="Unknown Author" w:date="2025-09-30T10:39:53Z">
        <w:r>
          <w:rPr>
            <w:rFonts w:eastAsia="Noto Serif CJK SC" w:cs="Lohit Devanagari"/>
            <w:b w:val="false"/>
            <w:bCs w:val="false"/>
            <w:color w:val="auto"/>
            <w:kern w:val="2"/>
            <w:sz w:val="24"/>
            <w:szCs w:val="24"/>
            <w:lang w:val="en-US" w:eastAsia="zh-CN" w:bidi="hi-IN"/>
          </w:rPr>
          <w:t>n</w:t>
        </w:r>
      </w:ins>
      <w:ins w:id="271" w:author="Unknown Author" w:date="2025-09-30T10:39:53Z">
        <w:r>
          <w:rPr>
            <w:rFonts w:eastAsia="Noto Serif CJK SC" w:cs="Lohit Devanagari"/>
            <w:b w:val="false"/>
            <w:bCs w:val="false"/>
            <w:color w:val="auto"/>
            <w:kern w:val="2"/>
            <w:sz w:val="24"/>
            <w:szCs w:val="24"/>
            <w:lang w:val="en-US" w:eastAsia="zh-CN" w:bidi="hi-IN"/>
          </w:rPr>
          <w:t>f</w:t>
        </w:r>
      </w:ins>
      <w:ins w:id="272" w:author="Unknown Author" w:date="2025-09-30T10:39:53Z">
        <w:r>
          <w:rPr>
            <w:rFonts w:eastAsia="Noto Serif CJK SC" w:cs="Lohit Devanagari"/>
            <w:b w:val="false"/>
            <w:bCs w:val="false"/>
            <w:color w:val="auto"/>
            <w:kern w:val="2"/>
            <w:sz w:val="24"/>
            <w:szCs w:val="24"/>
            <w:lang w:val="en-US" w:eastAsia="zh-CN" w:bidi="hi-IN"/>
          </w:rPr>
          <w:t>i</w:t>
        </w:r>
      </w:ins>
      <w:ins w:id="273" w:author="Unknown Author" w:date="2025-09-30T10:39:53Z">
        <w:r>
          <w:rPr>
            <w:rFonts w:eastAsia="Noto Serif CJK SC" w:cs="Lohit Devanagari"/>
            <w:b w:val="false"/>
            <w:bCs w:val="false"/>
            <w:color w:val="auto"/>
            <w:kern w:val="2"/>
            <w:sz w:val="24"/>
            <w:szCs w:val="24"/>
            <w:lang w:val="en-US" w:eastAsia="zh-CN" w:bidi="hi-IN"/>
          </w:rPr>
          <w:t>d</w:t>
        </w:r>
      </w:ins>
      <w:ins w:id="274" w:author="Unknown Author" w:date="2025-09-30T10:39:53Z">
        <w:r>
          <w:rPr>
            <w:rFonts w:eastAsia="Noto Serif CJK SC" w:cs="Lohit Devanagari"/>
            <w:b w:val="false"/>
            <w:bCs w:val="false"/>
            <w:color w:val="auto"/>
            <w:kern w:val="2"/>
            <w:sz w:val="24"/>
            <w:szCs w:val="24"/>
            <w:lang w:val="en-US" w:eastAsia="zh-CN" w:bidi="hi-IN"/>
          </w:rPr>
          <w:t>e</w:t>
        </w:r>
      </w:ins>
      <w:ins w:id="275" w:author="Unknown Author" w:date="2025-09-30T10:39:53Z">
        <w:r>
          <w:rPr>
            <w:rFonts w:eastAsia="Noto Serif CJK SC" w:cs="Lohit Devanagari"/>
            <w:b w:val="false"/>
            <w:bCs w:val="false"/>
            <w:color w:val="auto"/>
            <w:kern w:val="2"/>
            <w:sz w:val="24"/>
            <w:szCs w:val="24"/>
            <w:lang w:val="en-US" w:eastAsia="zh-CN" w:bidi="hi-IN"/>
          </w:rPr>
          <w:t>n</w:t>
        </w:r>
      </w:ins>
      <w:ins w:id="276" w:author="Unknown Author" w:date="2025-09-30T10:39:53Z">
        <w:r>
          <w:rPr>
            <w:rFonts w:eastAsia="Noto Serif CJK SC" w:cs="Lohit Devanagari"/>
            <w:b w:val="false"/>
            <w:bCs w:val="false"/>
            <w:color w:val="auto"/>
            <w:kern w:val="2"/>
            <w:sz w:val="24"/>
            <w:szCs w:val="24"/>
            <w:lang w:val="en-US" w:eastAsia="zh-CN" w:bidi="hi-IN"/>
          </w:rPr>
          <w:t xml:space="preserve">t </w:t>
        </w:r>
      </w:ins>
      <w:ins w:id="277" w:author="Unknown Author" w:date="2025-09-30T10:39:53Z">
        <w:r>
          <w:rPr>
            <w:rFonts w:eastAsia="Noto Serif CJK SC" w:cs="Lohit Devanagari"/>
            <w:b w:val="false"/>
            <w:bCs w:val="false"/>
            <w:color w:val="auto"/>
            <w:kern w:val="2"/>
            <w:sz w:val="24"/>
            <w:szCs w:val="24"/>
            <w:lang w:val="en-US" w:eastAsia="zh-CN" w:bidi="hi-IN"/>
          </w:rPr>
          <w:t>t</w:t>
        </w:r>
      </w:ins>
      <w:ins w:id="278" w:author="Unknown Author" w:date="2025-09-30T10:39:53Z">
        <w:r>
          <w:rPr>
            <w:rFonts w:eastAsia="Noto Serif CJK SC" w:cs="Lohit Devanagari"/>
            <w:b w:val="false"/>
            <w:bCs w:val="false"/>
            <w:color w:val="auto"/>
            <w:kern w:val="2"/>
            <w:sz w:val="24"/>
            <w:szCs w:val="24"/>
            <w:lang w:val="en-US" w:eastAsia="zh-CN" w:bidi="hi-IN"/>
          </w:rPr>
          <w:t>h</w:t>
        </w:r>
      </w:ins>
      <w:ins w:id="279" w:author="Unknown Author" w:date="2025-09-30T10:39:53Z">
        <w:r>
          <w:rPr>
            <w:rFonts w:eastAsia="Noto Serif CJK SC" w:cs="Lohit Devanagari"/>
            <w:b w:val="false"/>
            <w:bCs w:val="false"/>
            <w:color w:val="auto"/>
            <w:kern w:val="2"/>
            <w:sz w:val="24"/>
            <w:szCs w:val="24"/>
            <w:lang w:val="en-US" w:eastAsia="zh-CN" w:bidi="hi-IN"/>
          </w:rPr>
          <w:t>a</w:t>
        </w:r>
      </w:ins>
      <w:ins w:id="280" w:author="Unknown Author" w:date="2025-09-30T10:39:53Z">
        <w:r>
          <w:rPr>
            <w:rFonts w:eastAsia="Noto Serif CJK SC" w:cs="Lohit Devanagari"/>
            <w:b w:val="false"/>
            <w:bCs w:val="false"/>
            <w:color w:val="auto"/>
            <w:kern w:val="2"/>
            <w:sz w:val="24"/>
            <w:szCs w:val="24"/>
            <w:lang w:val="en-US" w:eastAsia="zh-CN" w:bidi="hi-IN"/>
          </w:rPr>
          <w:t xml:space="preserve">t </w:t>
        </w:r>
      </w:ins>
      <w:ins w:id="281" w:author="Unknown Author" w:date="2025-09-30T10:39:53Z">
        <w:r>
          <w:rPr>
            <w:rFonts w:eastAsia="Noto Serif CJK SC" w:cs="Lohit Devanagari"/>
            <w:b w:val="false"/>
            <w:bCs w:val="false"/>
            <w:color w:val="auto"/>
            <w:kern w:val="2"/>
            <w:sz w:val="24"/>
            <w:szCs w:val="24"/>
            <w:lang w:val="en-US" w:eastAsia="zh-CN" w:bidi="hi-IN"/>
          </w:rPr>
          <w:t>t</w:t>
        </w:r>
      </w:ins>
      <w:ins w:id="282" w:author="Unknown Author" w:date="2025-09-30T10:39:53Z">
        <w:r>
          <w:rPr>
            <w:rFonts w:eastAsia="Noto Serif CJK SC" w:cs="Lohit Devanagari"/>
            <w:b w:val="false"/>
            <w:bCs w:val="false"/>
            <w:color w:val="auto"/>
            <w:kern w:val="2"/>
            <w:sz w:val="24"/>
            <w:szCs w:val="24"/>
            <w:lang w:val="en-US" w:eastAsia="zh-CN" w:bidi="hi-IN"/>
          </w:rPr>
          <w:t>h</w:t>
        </w:r>
      </w:ins>
      <w:ins w:id="283" w:author="Unknown Author" w:date="2025-09-30T10:39:53Z">
        <w:r>
          <w:rPr>
            <w:rFonts w:eastAsia="Noto Serif CJK SC" w:cs="Lohit Devanagari"/>
            <w:b w:val="false"/>
            <w:bCs w:val="false"/>
            <w:color w:val="auto"/>
            <w:kern w:val="2"/>
            <w:sz w:val="24"/>
            <w:szCs w:val="24"/>
            <w:lang w:val="en-US" w:eastAsia="zh-CN" w:bidi="hi-IN"/>
          </w:rPr>
          <w:t xml:space="preserve">e </w:t>
        </w:r>
      </w:ins>
      <w:ins w:id="284" w:author="Unknown Author" w:date="2025-09-30T10:39:53Z">
        <w:r>
          <w:rPr>
            <w:rFonts w:eastAsia="Noto Serif CJK SC" w:cs="Lohit Devanagari"/>
            <w:b w:val="false"/>
            <w:bCs w:val="false"/>
            <w:color w:val="auto"/>
            <w:kern w:val="2"/>
            <w:sz w:val="24"/>
            <w:szCs w:val="24"/>
            <w:lang w:val="en-US" w:eastAsia="zh-CN" w:bidi="hi-IN"/>
          </w:rPr>
          <w:t>m</w:t>
        </w:r>
      </w:ins>
      <w:ins w:id="285" w:author="Unknown Author" w:date="2025-09-30T10:39:53Z">
        <w:r>
          <w:rPr>
            <w:rFonts w:eastAsia="Noto Serif CJK SC" w:cs="Lohit Devanagari"/>
            <w:b w:val="false"/>
            <w:bCs w:val="false"/>
            <w:color w:val="auto"/>
            <w:kern w:val="2"/>
            <w:sz w:val="24"/>
            <w:szCs w:val="24"/>
            <w:lang w:val="en-US" w:eastAsia="zh-CN" w:bidi="hi-IN"/>
          </w:rPr>
          <w:t>a</w:t>
        </w:r>
      </w:ins>
      <w:ins w:id="286" w:author="Unknown Author" w:date="2025-09-30T10:39:53Z">
        <w:r>
          <w:rPr>
            <w:rFonts w:eastAsia="Noto Serif CJK SC" w:cs="Lohit Devanagari"/>
            <w:b w:val="false"/>
            <w:bCs w:val="false"/>
            <w:color w:val="auto"/>
            <w:kern w:val="2"/>
            <w:sz w:val="24"/>
            <w:szCs w:val="24"/>
            <w:lang w:val="en-US" w:eastAsia="zh-CN" w:bidi="hi-IN"/>
          </w:rPr>
          <w:t>t</w:t>
        </w:r>
      </w:ins>
      <w:ins w:id="287" w:author="Unknown Author" w:date="2025-09-30T10:39:53Z">
        <w:r>
          <w:rPr>
            <w:rFonts w:eastAsia="Noto Serif CJK SC" w:cs="Lohit Devanagari"/>
            <w:b w:val="false"/>
            <w:bCs w:val="false"/>
            <w:color w:val="auto"/>
            <w:kern w:val="2"/>
            <w:sz w:val="24"/>
            <w:szCs w:val="24"/>
            <w:lang w:val="en-US" w:eastAsia="zh-CN" w:bidi="hi-IN"/>
          </w:rPr>
          <w:t>e</w:t>
        </w:r>
      </w:ins>
      <w:ins w:id="288" w:author="Unknown Author" w:date="2025-09-30T10:39:53Z">
        <w:r>
          <w:rPr>
            <w:rFonts w:eastAsia="Noto Serif CJK SC" w:cs="Lohit Devanagari"/>
            <w:b w:val="false"/>
            <w:bCs w:val="false"/>
            <w:color w:val="auto"/>
            <w:kern w:val="2"/>
            <w:sz w:val="24"/>
            <w:szCs w:val="24"/>
            <w:lang w:val="en-US" w:eastAsia="zh-CN" w:bidi="hi-IN"/>
          </w:rPr>
          <w:t>r</w:t>
        </w:r>
      </w:ins>
      <w:ins w:id="289" w:author="Unknown Author" w:date="2025-09-30T10:39:53Z">
        <w:r>
          <w:rPr>
            <w:rFonts w:eastAsia="Noto Serif CJK SC" w:cs="Lohit Devanagari"/>
            <w:b w:val="false"/>
            <w:bCs w:val="false"/>
            <w:color w:val="auto"/>
            <w:kern w:val="2"/>
            <w:sz w:val="24"/>
            <w:szCs w:val="24"/>
            <w:lang w:val="en-US" w:eastAsia="zh-CN" w:bidi="hi-IN"/>
          </w:rPr>
          <w:t>i</w:t>
        </w:r>
      </w:ins>
      <w:ins w:id="290" w:author="Unknown Author" w:date="2025-09-30T10:39:53Z">
        <w:r>
          <w:rPr>
            <w:rFonts w:eastAsia="Noto Serif CJK SC" w:cs="Lohit Devanagari"/>
            <w:b w:val="false"/>
            <w:bCs w:val="false"/>
            <w:color w:val="auto"/>
            <w:kern w:val="2"/>
            <w:sz w:val="24"/>
            <w:szCs w:val="24"/>
            <w:lang w:val="en-US" w:eastAsia="zh-CN" w:bidi="hi-IN"/>
          </w:rPr>
          <w:t>a</w:t>
        </w:r>
      </w:ins>
      <w:ins w:id="291" w:author="Unknown Author" w:date="2025-09-30T10:39:53Z">
        <w:r>
          <w:rPr>
            <w:rFonts w:eastAsia="Noto Serif CJK SC" w:cs="Lohit Devanagari"/>
            <w:b w:val="false"/>
            <w:bCs w:val="false"/>
            <w:color w:val="auto"/>
            <w:kern w:val="2"/>
            <w:sz w:val="24"/>
            <w:szCs w:val="24"/>
            <w:lang w:val="en-US" w:eastAsia="zh-CN" w:bidi="hi-IN"/>
          </w:rPr>
          <w:t xml:space="preserve">l </w:t>
        </w:r>
      </w:ins>
      <w:ins w:id="292" w:author="Unknown Author" w:date="2025-09-30T10:39:53Z">
        <w:r>
          <w:rPr>
            <w:rFonts w:eastAsia="Noto Serif CJK SC" w:cs="Lohit Devanagari"/>
            <w:b w:val="false"/>
            <w:bCs w:val="false"/>
            <w:color w:val="auto"/>
            <w:kern w:val="2"/>
            <w:sz w:val="24"/>
            <w:szCs w:val="24"/>
            <w:lang w:val="en-US" w:eastAsia="zh-CN" w:bidi="hi-IN"/>
          </w:rPr>
          <w:t>u</w:t>
        </w:r>
      </w:ins>
      <w:ins w:id="293" w:author="Unknown Author" w:date="2025-09-30T10:39:53Z">
        <w:r>
          <w:rPr>
            <w:rFonts w:eastAsia="Noto Serif CJK SC" w:cs="Lohit Devanagari"/>
            <w:b w:val="false"/>
            <w:bCs w:val="false"/>
            <w:color w:val="auto"/>
            <w:kern w:val="2"/>
            <w:sz w:val="24"/>
            <w:szCs w:val="24"/>
            <w:lang w:val="en-US" w:eastAsia="zh-CN" w:bidi="hi-IN"/>
          </w:rPr>
          <w:t>s</w:t>
        </w:r>
      </w:ins>
      <w:ins w:id="294" w:author="Unknown Author" w:date="2025-09-30T10:39:53Z">
        <w:r>
          <w:rPr>
            <w:rFonts w:eastAsia="Noto Serif CJK SC" w:cs="Lohit Devanagari"/>
            <w:b w:val="false"/>
            <w:bCs w:val="false"/>
            <w:color w:val="auto"/>
            <w:kern w:val="2"/>
            <w:sz w:val="24"/>
            <w:szCs w:val="24"/>
            <w:lang w:val="en-US" w:eastAsia="zh-CN" w:bidi="hi-IN"/>
          </w:rPr>
          <w:t>e</w:t>
        </w:r>
      </w:ins>
      <w:ins w:id="295" w:author="Unknown Author" w:date="2025-09-30T10:39:53Z">
        <w:r>
          <w:rPr>
            <w:rFonts w:eastAsia="Noto Serif CJK SC" w:cs="Lohit Devanagari"/>
            <w:b w:val="false"/>
            <w:bCs w:val="false"/>
            <w:color w:val="auto"/>
            <w:kern w:val="2"/>
            <w:sz w:val="24"/>
            <w:szCs w:val="24"/>
            <w:lang w:val="en-US" w:eastAsia="zh-CN" w:bidi="hi-IN"/>
          </w:rPr>
          <w:t xml:space="preserve">d </w:t>
        </w:r>
      </w:ins>
      <w:ins w:id="296" w:author="Unknown Author" w:date="2025-09-30T10:39:53Z">
        <w:r>
          <w:rPr>
            <w:rFonts w:eastAsia="Noto Serif CJK SC" w:cs="Lohit Devanagari"/>
            <w:b w:val="false"/>
            <w:bCs w:val="false"/>
            <w:color w:val="auto"/>
            <w:kern w:val="2"/>
            <w:sz w:val="24"/>
            <w:szCs w:val="24"/>
            <w:lang w:val="en-US" w:eastAsia="zh-CN" w:bidi="hi-IN"/>
          </w:rPr>
          <w:t>i</w:t>
        </w:r>
      </w:ins>
      <w:ins w:id="297" w:author="Unknown Author" w:date="2025-09-30T10:39:53Z">
        <w:r>
          <w:rPr>
            <w:rFonts w:eastAsia="Noto Serif CJK SC" w:cs="Lohit Devanagari"/>
            <w:b w:val="false"/>
            <w:bCs w:val="false"/>
            <w:color w:val="auto"/>
            <w:kern w:val="2"/>
            <w:sz w:val="24"/>
            <w:szCs w:val="24"/>
            <w:lang w:val="en-US" w:eastAsia="zh-CN" w:bidi="hi-IN"/>
          </w:rPr>
          <w:t xml:space="preserve">n </w:t>
        </w:r>
      </w:ins>
      <w:ins w:id="298" w:author="Unknown Author" w:date="2025-09-30T10:39:53Z">
        <w:r>
          <w:rPr>
            <w:rFonts w:eastAsia="Noto Serif CJK SC" w:cs="Lohit Devanagari"/>
            <w:b w:val="false"/>
            <w:bCs w:val="false"/>
            <w:color w:val="auto"/>
            <w:kern w:val="2"/>
            <w:sz w:val="24"/>
            <w:szCs w:val="24"/>
            <w:lang w:val="en-US" w:eastAsia="zh-CN" w:bidi="hi-IN"/>
          </w:rPr>
          <w:t>t</w:t>
        </w:r>
      </w:ins>
      <w:ins w:id="299" w:author="Unknown Author" w:date="2025-09-30T10:39:53Z">
        <w:r>
          <w:rPr>
            <w:rFonts w:eastAsia="Noto Serif CJK SC" w:cs="Lohit Devanagari"/>
            <w:b w:val="false"/>
            <w:bCs w:val="false"/>
            <w:color w:val="auto"/>
            <w:kern w:val="2"/>
            <w:sz w:val="24"/>
            <w:szCs w:val="24"/>
            <w:lang w:val="en-US" w:eastAsia="zh-CN" w:bidi="hi-IN"/>
          </w:rPr>
          <w:t>h</w:t>
        </w:r>
      </w:ins>
      <w:ins w:id="300" w:author="Unknown Author" w:date="2025-09-30T10:39:53Z">
        <w:r>
          <w:rPr>
            <w:rFonts w:eastAsia="Noto Serif CJK SC" w:cs="Lohit Devanagari"/>
            <w:b w:val="false"/>
            <w:bCs w:val="false"/>
            <w:color w:val="auto"/>
            <w:kern w:val="2"/>
            <w:sz w:val="24"/>
            <w:szCs w:val="24"/>
            <w:lang w:val="en-US" w:eastAsia="zh-CN" w:bidi="hi-IN"/>
          </w:rPr>
          <w:t>i</w:t>
        </w:r>
      </w:ins>
      <w:ins w:id="301" w:author="Unknown Author" w:date="2025-09-30T10:39:53Z">
        <w:r>
          <w:rPr>
            <w:rFonts w:eastAsia="Noto Serif CJK SC" w:cs="Lohit Devanagari"/>
            <w:b w:val="false"/>
            <w:bCs w:val="false"/>
            <w:color w:val="auto"/>
            <w:kern w:val="2"/>
            <w:sz w:val="24"/>
            <w:szCs w:val="24"/>
            <w:lang w:val="en-US" w:eastAsia="zh-CN" w:bidi="hi-IN"/>
          </w:rPr>
          <w:t xml:space="preserve">s </w:t>
        </w:r>
      </w:ins>
      <w:ins w:id="302" w:author="Unknown Author" w:date="2025-09-30T10:39:53Z">
        <w:r>
          <w:rPr>
            <w:rFonts w:eastAsia="Noto Serif CJK SC" w:cs="Lohit Devanagari"/>
            <w:b w:val="false"/>
            <w:bCs w:val="false"/>
            <w:color w:val="auto"/>
            <w:kern w:val="2"/>
            <w:sz w:val="24"/>
            <w:szCs w:val="24"/>
            <w:lang w:val="en-US" w:eastAsia="zh-CN" w:bidi="hi-IN"/>
          </w:rPr>
          <w:t>e</w:t>
        </w:r>
      </w:ins>
      <w:ins w:id="303" w:author="Unknown Author" w:date="2025-09-30T10:39:53Z">
        <w:r>
          <w:rPr>
            <w:rFonts w:eastAsia="Noto Serif CJK SC" w:cs="Lohit Devanagari"/>
            <w:b w:val="false"/>
            <w:bCs w:val="false"/>
            <w:color w:val="auto"/>
            <w:kern w:val="2"/>
            <w:sz w:val="24"/>
            <w:szCs w:val="24"/>
            <w:lang w:val="en-US" w:eastAsia="zh-CN" w:bidi="hi-IN"/>
          </w:rPr>
          <w:t>x</w:t>
        </w:r>
      </w:ins>
      <w:ins w:id="304" w:author="Unknown Author" w:date="2025-09-30T10:39:53Z">
        <w:r>
          <w:rPr>
            <w:rFonts w:eastAsia="Noto Serif CJK SC" w:cs="Lohit Devanagari"/>
            <w:b w:val="false"/>
            <w:bCs w:val="false"/>
            <w:color w:val="auto"/>
            <w:kern w:val="2"/>
            <w:sz w:val="24"/>
            <w:szCs w:val="24"/>
            <w:lang w:val="en-US" w:eastAsia="zh-CN" w:bidi="hi-IN"/>
          </w:rPr>
          <w:t>p</w:t>
        </w:r>
      </w:ins>
      <w:ins w:id="305" w:author="Unknown Author" w:date="2025-09-30T10:39:53Z">
        <w:r>
          <w:rPr>
            <w:rFonts w:eastAsia="Noto Serif CJK SC" w:cs="Lohit Devanagari"/>
            <w:b w:val="false"/>
            <w:bCs w:val="false"/>
            <w:color w:val="auto"/>
            <w:kern w:val="2"/>
            <w:sz w:val="24"/>
            <w:szCs w:val="24"/>
            <w:lang w:val="en-US" w:eastAsia="zh-CN" w:bidi="hi-IN"/>
          </w:rPr>
          <w:t>e</w:t>
        </w:r>
      </w:ins>
      <w:ins w:id="306" w:author="Unknown Author" w:date="2025-09-30T10:39:53Z">
        <w:r>
          <w:rPr>
            <w:rFonts w:eastAsia="Noto Serif CJK SC" w:cs="Lohit Devanagari"/>
            <w:b w:val="false"/>
            <w:bCs w:val="false"/>
            <w:color w:val="auto"/>
            <w:kern w:val="2"/>
            <w:sz w:val="24"/>
            <w:szCs w:val="24"/>
            <w:lang w:val="en-US" w:eastAsia="zh-CN" w:bidi="hi-IN"/>
          </w:rPr>
          <w:t>r</w:t>
        </w:r>
      </w:ins>
      <w:ins w:id="307" w:author="Unknown Author" w:date="2025-09-30T10:39:53Z">
        <w:r>
          <w:rPr>
            <w:rFonts w:eastAsia="Noto Serif CJK SC" w:cs="Lohit Devanagari"/>
            <w:b w:val="false"/>
            <w:bCs w:val="false"/>
            <w:color w:val="auto"/>
            <w:kern w:val="2"/>
            <w:sz w:val="24"/>
            <w:szCs w:val="24"/>
            <w:lang w:val="en-US" w:eastAsia="zh-CN" w:bidi="hi-IN"/>
          </w:rPr>
          <w:t>i</w:t>
        </w:r>
      </w:ins>
      <w:ins w:id="308" w:author="Unknown Author" w:date="2025-09-30T10:39:53Z">
        <w:r>
          <w:rPr>
            <w:rFonts w:eastAsia="Noto Serif CJK SC" w:cs="Lohit Devanagari"/>
            <w:b w:val="false"/>
            <w:bCs w:val="false"/>
            <w:color w:val="auto"/>
            <w:kern w:val="2"/>
            <w:sz w:val="24"/>
            <w:szCs w:val="24"/>
            <w:lang w:val="en-US" w:eastAsia="zh-CN" w:bidi="hi-IN"/>
          </w:rPr>
          <w:t>m</w:t>
        </w:r>
      </w:ins>
      <w:ins w:id="309" w:author="Unknown Author" w:date="2025-09-30T10:39:53Z">
        <w:r>
          <w:rPr>
            <w:rFonts w:eastAsia="Noto Serif CJK SC" w:cs="Lohit Devanagari"/>
            <w:b w:val="false"/>
            <w:bCs w:val="false"/>
            <w:color w:val="auto"/>
            <w:kern w:val="2"/>
            <w:sz w:val="24"/>
            <w:szCs w:val="24"/>
            <w:lang w:val="en-US" w:eastAsia="zh-CN" w:bidi="hi-IN"/>
          </w:rPr>
          <w:t>e</w:t>
        </w:r>
      </w:ins>
      <w:ins w:id="310" w:author="Unknown Author" w:date="2025-09-30T10:39:53Z">
        <w:r>
          <w:rPr>
            <w:rFonts w:eastAsia="Noto Serif CJK SC" w:cs="Lohit Devanagari"/>
            <w:b w:val="false"/>
            <w:bCs w:val="false"/>
            <w:color w:val="auto"/>
            <w:kern w:val="2"/>
            <w:sz w:val="24"/>
            <w:szCs w:val="24"/>
            <w:lang w:val="en-US" w:eastAsia="zh-CN" w:bidi="hi-IN"/>
          </w:rPr>
          <w:t>n</w:t>
        </w:r>
      </w:ins>
      <w:ins w:id="311" w:author="Unknown Author" w:date="2025-09-30T10:39:53Z">
        <w:r>
          <w:rPr>
            <w:rFonts w:eastAsia="Noto Serif CJK SC" w:cs="Lohit Devanagari"/>
            <w:b w:val="false"/>
            <w:bCs w:val="false"/>
            <w:color w:val="auto"/>
            <w:kern w:val="2"/>
            <w:sz w:val="24"/>
            <w:szCs w:val="24"/>
            <w:lang w:val="en-US" w:eastAsia="zh-CN" w:bidi="hi-IN"/>
          </w:rPr>
          <w:t xml:space="preserve">t </w:t>
        </w:r>
      </w:ins>
      <w:ins w:id="312" w:author="Unknown Author" w:date="2025-09-30T10:39:53Z">
        <w:r>
          <w:rPr>
            <w:rFonts w:eastAsia="Noto Serif CJK SC" w:cs="Lohit Devanagari"/>
            <w:b w:val="false"/>
            <w:bCs w:val="false"/>
            <w:color w:val="auto"/>
            <w:kern w:val="2"/>
            <w:sz w:val="24"/>
            <w:szCs w:val="24"/>
            <w:lang w:val="en-US" w:eastAsia="zh-CN" w:bidi="hi-IN"/>
          </w:rPr>
          <w:t>i</w:t>
        </w:r>
      </w:ins>
      <w:ins w:id="313" w:author="Unknown Author" w:date="2025-09-30T10:39:53Z">
        <w:r>
          <w:rPr>
            <w:rFonts w:eastAsia="Noto Serif CJK SC" w:cs="Lohit Devanagari"/>
            <w:b w:val="false"/>
            <w:bCs w:val="false"/>
            <w:color w:val="auto"/>
            <w:kern w:val="2"/>
            <w:sz w:val="24"/>
            <w:szCs w:val="24"/>
            <w:lang w:val="en-US" w:eastAsia="zh-CN" w:bidi="hi-IN"/>
          </w:rPr>
          <w:t>s</w:t>
        </w:r>
      </w:ins>
      <w:ins w:id="314" w:author="Unknown Author" w:date="2025-09-30T10:39:53Z">
        <w:r>
          <w:rPr>
            <w:rFonts w:eastAsia="Noto Serif CJK SC" w:cs="Lohit Devanagari"/>
            <w:b w:val="false"/>
            <w:bCs w:val="false"/>
            <w:color w:val="auto"/>
            <w:kern w:val="2"/>
            <w:sz w:val="24"/>
            <w:szCs w:val="24"/>
            <w:lang w:val="en-US" w:eastAsia="zh-CN" w:bidi="hi-IN"/>
          </w:rPr>
          <w:t xml:space="preserve"> </w:t>
        </w:r>
      </w:ins>
      <w:ins w:id="315" w:author="Unknown Author" w:date="2025-09-30T10:39:53Z">
        <w:r>
          <w:rPr>
            <w:rFonts w:eastAsia="Noto Serif CJK SC" w:cs="Lohit Devanagari"/>
            <w:b w:val="false"/>
            <w:bCs w:val="false"/>
            <w:color w:val="auto"/>
            <w:kern w:val="2"/>
            <w:sz w:val="24"/>
            <w:szCs w:val="24"/>
            <w:lang w:val="en-US" w:eastAsia="zh-CN" w:bidi="hi-IN"/>
          </w:rPr>
          <w:t>a</w:t>
        </w:r>
      </w:ins>
      <w:ins w:id="316" w:author="Unknown Author" w:date="2025-09-30T10:39:53Z">
        <w:r>
          <w:rPr>
            <w:rFonts w:eastAsia="Noto Serif CJK SC" w:cs="Lohit Devanagari"/>
            <w:b w:val="false"/>
            <w:bCs w:val="false"/>
            <w:color w:val="auto"/>
            <w:kern w:val="2"/>
            <w:sz w:val="24"/>
            <w:szCs w:val="24"/>
            <w:lang w:val="en-US" w:eastAsia="zh-CN" w:bidi="hi-IN"/>
          </w:rPr>
          <w:t>p</w:t>
        </w:r>
      </w:ins>
      <w:ins w:id="317" w:author="Unknown Author" w:date="2025-09-30T10:39:53Z">
        <w:r>
          <w:rPr>
            <w:rFonts w:eastAsia="Noto Serif CJK SC" w:cs="Lohit Devanagari"/>
            <w:b w:val="false"/>
            <w:bCs w:val="false"/>
            <w:color w:val="auto"/>
            <w:kern w:val="2"/>
            <w:sz w:val="24"/>
            <w:szCs w:val="24"/>
            <w:lang w:val="en-US" w:eastAsia="zh-CN" w:bidi="hi-IN"/>
          </w:rPr>
          <w:t>p</w:t>
        </w:r>
      </w:ins>
      <w:ins w:id="318" w:author="Unknown Author" w:date="2025-09-30T10:39:53Z">
        <w:r>
          <w:rPr>
            <w:rFonts w:eastAsia="Noto Serif CJK SC" w:cs="Lohit Devanagari"/>
            <w:b w:val="false"/>
            <w:bCs w:val="false"/>
            <w:color w:val="auto"/>
            <w:kern w:val="2"/>
            <w:sz w:val="24"/>
            <w:szCs w:val="24"/>
            <w:lang w:val="en-US" w:eastAsia="zh-CN" w:bidi="hi-IN"/>
          </w:rPr>
          <w:t>r</w:t>
        </w:r>
      </w:ins>
      <w:ins w:id="319" w:author="Unknown Author" w:date="2025-09-30T10:39:53Z">
        <w:r>
          <w:rPr>
            <w:rFonts w:eastAsia="Noto Serif CJK SC" w:cs="Lohit Devanagari"/>
            <w:b w:val="false"/>
            <w:bCs w:val="false"/>
            <w:color w:val="auto"/>
            <w:kern w:val="2"/>
            <w:sz w:val="24"/>
            <w:szCs w:val="24"/>
            <w:lang w:val="en-US" w:eastAsia="zh-CN" w:bidi="hi-IN"/>
          </w:rPr>
          <w:t>o</w:t>
        </w:r>
      </w:ins>
      <w:ins w:id="320" w:author="Unknown Author" w:date="2025-09-30T10:39:53Z">
        <w:r>
          <w:rPr>
            <w:rFonts w:eastAsia="Noto Serif CJK SC" w:cs="Lohit Devanagari"/>
            <w:b w:val="false"/>
            <w:bCs w:val="false"/>
            <w:color w:val="auto"/>
            <w:kern w:val="2"/>
            <w:sz w:val="24"/>
            <w:szCs w:val="24"/>
            <w:lang w:val="en-US" w:eastAsia="zh-CN" w:bidi="hi-IN"/>
          </w:rPr>
          <w:t>p</w:t>
        </w:r>
      </w:ins>
      <w:ins w:id="321" w:author="Unknown Author" w:date="2025-09-30T10:39:53Z">
        <w:r>
          <w:rPr>
            <w:rFonts w:eastAsia="Noto Serif CJK SC" w:cs="Lohit Devanagari"/>
            <w:b w:val="false"/>
            <w:bCs w:val="false"/>
            <w:color w:val="auto"/>
            <w:kern w:val="2"/>
            <w:sz w:val="24"/>
            <w:szCs w:val="24"/>
            <w:lang w:val="en-US" w:eastAsia="zh-CN" w:bidi="hi-IN"/>
          </w:rPr>
          <w:t>r</w:t>
        </w:r>
      </w:ins>
      <w:ins w:id="322" w:author="Unknown Author" w:date="2025-09-30T10:39:53Z">
        <w:r>
          <w:rPr>
            <w:rFonts w:eastAsia="Noto Serif CJK SC" w:cs="Lohit Devanagari"/>
            <w:b w:val="false"/>
            <w:bCs w:val="false"/>
            <w:color w:val="auto"/>
            <w:kern w:val="2"/>
            <w:sz w:val="24"/>
            <w:szCs w:val="24"/>
            <w:lang w:val="en-US" w:eastAsia="zh-CN" w:bidi="hi-IN"/>
          </w:rPr>
          <w:t>i</w:t>
        </w:r>
      </w:ins>
      <w:ins w:id="323" w:author="Unknown Author" w:date="2025-09-30T10:39:53Z">
        <w:r>
          <w:rPr>
            <w:rFonts w:eastAsia="Noto Serif CJK SC" w:cs="Lohit Devanagari"/>
            <w:b w:val="false"/>
            <w:bCs w:val="false"/>
            <w:color w:val="auto"/>
            <w:kern w:val="2"/>
            <w:sz w:val="24"/>
            <w:szCs w:val="24"/>
            <w:lang w:val="en-US" w:eastAsia="zh-CN" w:bidi="hi-IN"/>
          </w:rPr>
          <w:t>a</w:t>
        </w:r>
      </w:ins>
      <w:ins w:id="324" w:author="Unknown Author" w:date="2025-09-30T10:39:53Z">
        <w:r>
          <w:rPr>
            <w:rFonts w:eastAsia="Noto Serif CJK SC" w:cs="Lohit Devanagari"/>
            <w:b w:val="false"/>
            <w:bCs w:val="false"/>
            <w:color w:val="auto"/>
            <w:kern w:val="2"/>
            <w:sz w:val="24"/>
            <w:szCs w:val="24"/>
            <w:lang w:val="en-US" w:eastAsia="zh-CN" w:bidi="hi-IN"/>
          </w:rPr>
          <w:t>t</w:t>
        </w:r>
      </w:ins>
      <w:ins w:id="325" w:author="Unknown Author" w:date="2025-09-30T10:39:53Z">
        <w:r>
          <w:rPr>
            <w:rFonts w:eastAsia="Noto Serif CJK SC" w:cs="Lohit Devanagari"/>
            <w:b w:val="false"/>
            <w:bCs w:val="false"/>
            <w:color w:val="auto"/>
            <w:kern w:val="2"/>
            <w:sz w:val="24"/>
            <w:szCs w:val="24"/>
            <w:lang w:val="en-US" w:eastAsia="zh-CN" w:bidi="hi-IN"/>
          </w:rPr>
          <w:t xml:space="preserve">e </w:t>
        </w:r>
      </w:ins>
      <w:ins w:id="326" w:author="Unknown Author" w:date="2025-09-30T10:39:53Z">
        <w:r>
          <w:rPr>
            <w:rFonts w:eastAsia="Noto Serif CJK SC" w:cs="Lohit Devanagari"/>
            <w:b w:val="false"/>
            <w:bCs w:val="false"/>
            <w:color w:val="auto"/>
            <w:kern w:val="2"/>
            <w:sz w:val="24"/>
            <w:szCs w:val="24"/>
            <w:lang w:val="en-US" w:eastAsia="zh-CN" w:bidi="hi-IN"/>
          </w:rPr>
          <w:t>t</w:t>
        </w:r>
      </w:ins>
      <w:ins w:id="327" w:author="Unknown Author" w:date="2025-09-30T10:39:53Z">
        <w:r>
          <w:rPr>
            <w:rFonts w:eastAsia="Noto Serif CJK SC" w:cs="Lohit Devanagari"/>
            <w:b w:val="false"/>
            <w:bCs w:val="false"/>
            <w:color w:val="auto"/>
            <w:kern w:val="2"/>
            <w:sz w:val="24"/>
            <w:szCs w:val="24"/>
            <w:lang w:val="en-US" w:eastAsia="zh-CN" w:bidi="hi-IN"/>
          </w:rPr>
          <w:t xml:space="preserve">o </w:t>
        </w:r>
      </w:ins>
      <w:ins w:id="328" w:author="Unknown Author" w:date="2025-09-30T10:39:53Z">
        <w:r>
          <w:rPr>
            <w:rFonts w:eastAsia="Noto Serif CJK SC" w:cs="Lohit Devanagari"/>
            <w:b w:val="false"/>
            <w:bCs w:val="false"/>
            <w:color w:val="auto"/>
            <w:kern w:val="2"/>
            <w:sz w:val="24"/>
            <w:szCs w:val="24"/>
            <w:lang w:val="en-US" w:eastAsia="zh-CN" w:bidi="hi-IN"/>
          </w:rPr>
          <w:t>d</w:t>
        </w:r>
      </w:ins>
      <w:ins w:id="329" w:author="Unknown Author" w:date="2025-09-30T10:39:53Z">
        <w:r>
          <w:rPr>
            <w:rFonts w:eastAsia="Noto Serif CJK SC" w:cs="Lohit Devanagari"/>
            <w:b w:val="false"/>
            <w:bCs w:val="false"/>
            <w:color w:val="auto"/>
            <w:kern w:val="2"/>
            <w:sz w:val="24"/>
            <w:szCs w:val="24"/>
            <w:lang w:val="en-US" w:eastAsia="zh-CN" w:bidi="hi-IN"/>
          </w:rPr>
          <w:t>i</w:t>
        </w:r>
      </w:ins>
      <w:ins w:id="330" w:author="Unknown Author" w:date="2025-09-30T10:39:53Z">
        <w:r>
          <w:rPr>
            <w:rFonts w:eastAsia="Noto Serif CJK SC" w:cs="Lohit Devanagari"/>
            <w:b w:val="false"/>
            <w:bCs w:val="false"/>
            <w:color w:val="auto"/>
            <w:kern w:val="2"/>
            <w:sz w:val="24"/>
            <w:szCs w:val="24"/>
            <w:lang w:val="en-US" w:eastAsia="zh-CN" w:bidi="hi-IN"/>
          </w:rPr>
          <w:t>s</w:t>
        </w:r>
      </w:ins>
      <w:ins w:id="331" w:author="Unknown Author" w:date="2025-09-30T10:39:53Z">
        <w:r>
          <w:rPr>
            <w:rFonts w:eastAsia="Noto Serif CJK SC" w:cs="Lohit Devanagari"/>
            <w:b w:val="false"/>
            <w:bCs w:val="false"/>
            <w:color w:val="auto"/>
            <w:kern w:val="2"/>
            <w:sz w:val="24"/>
            <w:szCs w:val="24"/>
            <w:lang w:val="en-US" w:eastAsia="zh-CN" w:bidi="hi-IN"/>
          </w:rPr>
          <w:t>e</w:t>
        </w:r>
      </w:ins>
      <w:ins w:id="332" w:author="Unknown Author" w:date="2025-09-30T10:39:53Z">
        <w:r>
          <w:rPr>
            <w:rFonts w:eastAsia="Noto Serif CJK SC" w:cs="Lohit Devanagari"/>
            <w:b w:val="false"/>
            <w:bCs w:val="false"/>
            <w:color w:val="auto"/>
            <w:kern w:val="2"/>
            <w:sz w:val="24"/>
            <w:szCs w:val="24"/>
            <w:lang w:val="en-US" w:eastAsia="zh-CN" w:bidi="hi-IN"/>
          </w:rPr>
          <w:t>n</w:t>
        </w:r>
      </w:ins>
      <w:ins w:id="333" w:author="Unknown Author" w:date="2025-09-30T10:39:53Z">
        <w:r>
          <w:rPr>
            <w:rFonts w:eastAsia="Noto Serif CJK SC" w:cs="Lohit Devanagari"/>
            <w:b w:val="false"/>
            <w:bCs w:val="false"/>
            <w:color w:val="auto"/>
            <w:kern w:val="2"/>
            <w:sz w:val="24"/>
            <w:szCs w:val="24"/>
            <w:lang w:val="en-US" w:eastAsia="zh-CN" w:bidi="hi-IN"/>
          </w:rPr>
          <w:t>t</w:t>
        </w:r>
      </w:ins>
      <w:ins w:id="334" w:author="Unknown Author" w:date="2025-09-30T10:39:53Z">
        <w:r>
          <w:rPr>
            <w:rFonts w:eastAsia="Noto Serif CJK SC" w:cs="Lohit Devanagari"/>
            <w:b w:val="false"/>
            <w:bCs w:val="false"/>
            <w:color w:val="auto"/>
            <w:kern w:val="2"/>
            <w:sz w:val="24"/>
            <w:szCs w:val="24"/>
            <w:lang w:val="en-US" w:eastAsia="zh-CN" w:bidi="hi-IN"/>
          </w:rPr>
          <w:t>a</w:t>
        </w:r>
      </w:ins>
      <w:ins w:id="335" w:author="Unknown Author" w:date="2025-09-30T10:39:53Z">
        <w:r>
          <w:rPr>
            <w:rFonts w:eastAsia="Noto Serif CJK SC" w:cs="Lohit Devanagari"/>
            <w:b w:val="false"/>
            <w:bCs w:val="false"/>
            <w:color w:val="auto"/>
            <w:kern w:val="2"/>
            <w:sz w:val="24"/>
            <w:szCs w:val="24"/>
            <w:lang w:val="en-US" w:eastAsia="zh-CN" w:bidi="hi-IN"/>
          </w:rPr>
          <w:t>n</w:t>
        </w:r>
      </w:ins>
      <w:ins w:id="336" w:author="Unknown Author" w:date="2025-09-30T10:39:53Z">
        <w:r>
          <w:rPr>
            <w:rFonts w:eastAsia="Noto Serif CJK SC" w:cs="Lohit Devanagari"/>
            <w:b w:val="false"/>
            <w:bCs w:val="false"/>
            <w:color w:val="auto"/>
            <w:kern w:val="2"/>
            <w:sz w:val="24"/>
            <w:szCs w:val="24"/>
            <w:lang w:val="en-US" w:eastAsia="zh-CN" w:bidi="hi-IN"/>
          </w:rPr>
          <w:t>g</w:t>
        </w:r>
      </w:ins>
      <w:ins w:id="337" w:author="Unknown Author" w:date="2025-09-30T10:39:53Z">
        <w:r>
          <w:rPr>
            <w:rFonts w:eastAsia="Noto Serif CJK SC" w:cs="Lohit Devanagari"/>
            <w:b w:val="false"/>
            <w:bCs w:val="false"/>
            <w:color w:val="auto"/>
            <w:kern w:val="2"/>
            <w:sz w:val="24"/>
            <w:szCs w:val="24"/>
            <w:lang w:val="en-US" w:eastAsia="zh-CN" w:bidi="hi-IN"/>
          </w:rPr>
          <w:t>l</w:t>
        </w:r>
      </w:ins>
      <w:ins w:id="338" w:author="Unknown Author" w:date="2025-09-30T10:39:53Z">
        <w:r>
          <w:rPr>
            <w:rFonts w:eastAsia="Noto Serif CJK SC" w:cs="Lohit Devanagari"/>
            <w:b w:val="false"/>
            <w:bCs w:val="false"/>
            <w:color w:val="auto"/>
            <w:kern w:val="2"/>
            <w:sz w:val="24"/>
            <w:szCs w:val="24"/>
            <w:lang w:val="en-US" w:eastAsia="zh-CN" w:bidi="hi-IN"/>
          </w:rPr>
          <w:t xml:space="preserve">e </w:t>
        </w:r>
      </w:ins>
      <w:ins w:id="339" w:author="Unknown Author" w:date="2025-09-30T10:39:53Z">
        <w:r>
          <w:rPr>
            <w:rFonts w:eastAsia="Noto Serif CJK SC" w:cs="Lohit Devanagari"/>
            <w:b w:val="false"/>
            <w:bCs w:val="false"/>
            <w:color w:val="auto"/>
            <w:kern w:val="2"/>
            <w:sz w:val="24"/>
            <w:szCs w:val="24"/>
            <w:lang w:val="en-US" w:eastAsia="zh-CN" w:bidi="hi-IN"/>
          </w:rPr>
          <w:t>t</w:t>
        </w:r>
      </w:ins>
      <w:ins w:id="340" w:author="Unknown Author" w:date="2025-09-30T10:39:53Z">
        <w:r>
          <w:rPr>
            <w:rFonts w:eastAsia="Noto Serif CJK SC" w:cs="Lohit Devanagari"/>
            <w:b w:val="false"/>
            <w:bCs w:val="false"/>
            <w:color w:val="auto"/>
            <w:kern w:val="2"/>
            <w:sz w:val="24"/>
            <w:szCs w:val="24"/>
            <w:lang w:val="en-US" w:eastAsia="zh-CN" w:bidi="hi-IN"/>
          </w:rPr>
          <w:t>h</w:t>
        </w:r>
      </w:ins>
      <w:ins w:id="341" w:author="Unknown Author" w:date="2025-09-30T10:39:53Z">
        <w:r>
          <w:rPr>
            <w:rFonts w:eastAsia="Noto Serif CJK SC" w:cs="Lohit Devanagari"/>
            <w:b w:val="false"/>
            <w:bCs w:val="false"/>
            <w:color w:val="auto"/>
            <w:kern w:val="2"/>
            <w:sz w:val="24"/>
            <w:szCs w:val="24"/>
            <w:lang w:val="en-US" w:eastAsia="zh-CN" w:bidi="hi-IN"/>
          </w:rPr>
          <w:t xml:space="preserve">e </w:t>
        </w:r>
      </w:ins>
      <w:ins w:id="342" w:author="Unknown Author" w:date="2025-09-30T10:39:53Z">
        <w:r>
          <w:rPr>
            <w:rFonts w:eastAsia="Noto Serif CJK SC" w:cs="Lohit Devanagari"/>
            <w:b w:val="false"/>
            <w:bCs w:val="false"/>
            <w:color w:val="auto"/>
            <w:kern w:val="2"/>
            <w:sz w:val="24"/>
            <w:szCs w:val="24"/>
            <w:lang w:val="en-US" w:eastAsia="zh-CN" w:bidi="hi-IN"/>
          </w:rPr>
          <w:t>d</w:t>
        </w:r>
      </w:ins>
      <w:ins w:id="343" w:author="Unknown Author" w:date="2025-09-30T10:39:53Z">
        <w:r>
          <w:rPr>
            <w:rFonts w:eastAsia="Noto Serif CJK SC" w:cs="Lohit Devanagari"/>
            <w:b w:val="false"/>
            <w:bCs w:val="false"/>
            <w:color w:val="auto"/>
            <w:kern w:val="2"/>
            <w:sz w:val="24"/>
            <w:szCs w:val="24"/>
            <w:lang w:val="en-US" w:eastAsia="zh-CN" w:bidi="hi-IN"/>
          </w:rPr>
          <w:t>i</w:t>
        </w:r>
      </w:ins>
      <w:ins w:id="344" w:author="Unknown Author" w:date="2025-09-30T10:39:53Z">
        <w:r>
          <w:rPr>
            <w:rFonts w:eastAsia="Noto Serif CJK SC" w:cs="Lohit Devanagari"/>
            <w:b w:val="false"/>
            <w:bCs w:val="false"/>
            <w:color w:val="auto"/>
            <w:kern w:val="2"/>
            <w:sz w:val="24"/>
            <w:szCs w:val="24"/>
            <w:lang w:val="en-US" w:eastAsia="zh-CN" w:bidi="hi-IN"/>
          </w:rPr>
          <w:t>f</w:t>
        </w:r>
      </w:ins>
      <w:ins w:id="345" w:author="Unknown Author" w:date="2025-09-30T10:39:53Z">
        <w:r>
          <w:rPr>
            <w:rFonts w:eastAsia="Noto Serif CJK SC" w:cs="Lohit Devanagari"/>
            <w:b w:val="false"/>
            <w:bCs w:val="false"/>
            <w:color w:val="auto"/>
            <w:kern w:val="2"/>
            <w:sz w:val="24"/>
            <w:szCs w:val="24"/>
            <w:lang w:val="en-US" w:eastAsia="zh-CN" w:bidi="hi-IN"/>
          </w:rPr>
          <w:t>f</w:t>
        </w:r>
      </w:ins>
      <w:ins w:id="346" w:author="Unknown Author" w:date="2025-09-30T10:39:53Z">
        <w:r>
          <w:rPr>
            <w:rFonts w:eastAsia="Noto Serif CJK SC" w:cs="Lohit Devanagari"/>
            <w:b w:val="false"/>
            <w:bCs w:val="false"/>
            <w:color w:val="auto"/>
            <w:kern w:val="2"/>
            <w:sz w:val="24"/>
            <w:szCs w:val="24"/>
            <w:lang w:val="en-US" w:eastAsia="zh-CN" w:bidi="hi-IN"/>
          </w:rPr>
          <w:t>e</w:t>
        </w:r>
      </w:ins>
      <w:ins w:id="347" w:author="Unknown Author" w:date="2025-09-30T10:39:53Z">
        <w:r>
          <w:rPr>
            <w:rFonts w:eastAsia="Noto Serif CJK SC" w:cs="Lohit Devanagari"/>
            <w:b w:val="false"/>
            <w:bCs w:val="false"/>
            <w:color w:val="auto"/>
            <w:kern w:val="2"/>
            <w:sz w:val="24"/>
            <w:szCs w:val="24"/>
            <w:lang w:val="en-US" w:eastAsia="zh-CN" w:bidi="hi-IN"/>
          </w:rPr>
          <w:t>r</w:t>
        </w:r>
      </w:ins>
      <w:ins w:id="348" w:author="Unknown Author" w:date="2025-09-30T10:39:53Z">
        <w:r>
          <w:rPr>
            <w:rFonts w:eastAsia="Noto Serif CJK SC" w:cs="Lohit Devanagari"/>
            <w:b w:val="false"/>
            <w:bCs w:val="false"/>
            <w:color w:val="auto"/>
            <w:kern w:val="2"/>
            <w:sz w:val="24"/>
            <w:szCs w:val="24"/>
            <w:lang w:val="en-US" w:eastAsia="zh-CN" w:bidi="hi-IN"/>
          </w:rPr>
          <w:t>e</w:t>
        </w:r>
      </w:ins>
      <w:ins w:id="349" w:author="Unknown Author" w:date="2025-09-30T10:39:53Z">
        <w:r>
          <w:rPr>
            <w:rFonts w:eastAsia="Noto Serif CJK SC" w:cs="Lohit Devanagari"/>
            <w:b w:val="false"/>
            <w:bCs w:val="false"/>
            <w:color w:val="auto"/>
            <w:kern w:val="2"/>
            <w:sz w:val="24"/>
            <w:szCs w:val="24"/>
            <w:lang w:val="en-US" w:eastAsia="zh-CN" w:bidi="hi-IN"/>
          </w:rPr>
          <w:t>n</w:t>
        </w:r>
      </w:ins>
      <w:ins w:id="350" w:author="Unknown Author" w:date="2025-09-30T10:39:53Z">
        <w:r>
          <w:rPr>
            <w:rFonts w:eastAsia="Noto Serif CJK SC" w:cs="Lohit Devanagari"/>
            <w:b w:val="false"/>
            <w:bCs w:val="false"/>
            <w:color w:val="auto"/>
            <w:kern w:val="2"/>
            <w:sz w:val="24"/>
            <w:szCs w:val="24"/>
            <w:lang w:val="en-US" w:eastAsia="zh-CN" w:bidi="hi-IN"/>
          </w:rPr>
          <w:t xml:space="preserve">t </w:t>
        </w:r>
      </w:ins>
      <w:ins w:id="351" w:author="Unknown Author" w:date="2025-09-30T10:39:53Z">
        <w:r>
          <w:rPr>
            <w:rFonts w:eastAsia="Noto Serif CJK SC" w:cs="Lohit Devanagari"/>
            <w:b w:val="false"/>
            <w:bCs w:val="false"/>
            <w:color w:val="auto"/>
            <w:kern w:val="2"/>
            <w:sz w:val="24"/>
            <w:szCs w:val="24"/>
            <w:lang w:val="en-US" w:eastAsia="zh-CN" w:bidi="hi-IN"/>
          </w:rPr>
          <w:t>s</w:t>
        </w:r>
      </w:ins>
      <w:ins w:id="352" w:author="Unknown Author" w:date="2025-09-30T10:39:53Z">
        <w:r>
          <w:rPr>
            <w:rFonts w:eastAsia="Noto Serif CJK SC" w:cs="Lohit Devanagari"/>
            <w:b w:val="false"/>
            <w:bCs w:val="false"/>
            <w:color w:val="auto"/>
            <w:kern w:val="2"/>
            <w:sz w:val="24"/>
            <w:szCs w:val="24"/>
            <w:lang w:val="en-US" w:eastAsia="zh-CN" w:bidi="hi-IN"/>
          </w:rPr>
          <w:t>i</w:t>
        </w:r>
      </w:ins>
      <w:ins w:id="353" w:author="Unknown Author" w:date="2025-09-30T10:39:53Z">
        <w:r>
          <w:rPr>
            <w:rFonts w:eastAsia="Noto Serif CJK SC" w:cs="Lohit Devanagari"/>
            <w:b w:val="false"/>
            <w:bCs w:val="false"/>
            <w:color w:val="auto"/>
            <w:kern w:val="2"/>
            <w:sz w:val="24"/>
            <w:szCs w:val="24"/>
            <w:lang w:val="en-US" w:eastAsia="zh-CN" w:bidi="hi-IN"/>
          </w:rPr>
          <w:t>m</w:t>
        </w:r>
      </w:ins>
      <w:ins w:id="354" w:author="Unknown Author" w:date="2025-09-30T10:39:53Z">
        <w:r>
          <w:rPr>
            <w:rFonts w:eastAsia="Noto Serif CJK SC" w:cs="Lohit Devanagari"/>
            <w:b w:val="false"/>
            <w:bCs w:val="false"/>
            <w:color w:val="auto"/>
            <w:kern w:val="2"/>
            <w:sz w:val="24"/>
            <w:szCs w:val="24"/>
            <w:lang w:val="en-US" w:eastAsia="zh-CN" w:bidi="hi-IN"/>
          </w:rPr>
          <w:t>i</w:t>
        </w:r>
      </w:ins>
      <w:ins w:id="355" w:author="Unknown Author" w:date="2025-09-30T10:39:53Z">
        <w:r>
          <w:rPr>
            <w:rFonts w:eastAsia="Noto Serif CJK SC" w:cs="Lohit Devanagari"/>
            <w:b w:val="false"/>
            <w:bCs w:val="false"/>
            <w:color w:val="auto"/>
            <w:kern w:val="2"/>
            <w:sz w:val="24"/>
            <w:szCs w:val="24"/>
            <w:lang w:val="en-US" w:eastAsia="zh-CN" w:bidi="hi-IN"/>
          </w:rPr>
          <w:t>l</w:t>
        </w:r>
      </w:ins>
      <w:ins w:id="356" w:author="Unknown Author" w:date="2025-09-30T10:39:53Z">
        <w:r>
          <w:rPr>
            <w:rFonts w:eastAsia="Noto Serif CJK SC" w:cs="Lohit Devanagari"/>
            <w:b w:val="false"/>
            <w:bCs w:val="false"/>
            <w:color w:val="auto"/>
            <w:kern w:val="2"/>
            <w:sz w:val="24"/>
            <w:szCs w:val="24"/>
            <w:lang w:val="en-US" w:eastAsia="zh-CN" w:bidi="hi-IN"/>
          </w:rPr>
          <w:t>a</w:t>
        </w:r>
      </w:ins>
      <w:ins w:id="357" w:author="Unknown Author" w:date="2025-09-30T10:39:53Z">
        <w:r>
          <w:rPr>
            <w:rFonts w:eastAsia="Noto Serif CJK SC" w:cs="Lohit Devanagari"/>
            <w:b w:val="false"/>
            <w:bCs w:val="false"/>
            <w:color w:val="auto"/>
            <w:kern w:val="2"/>
            <w:sz w:val="24"/>
            <w:szCs w:val="24"/>
            <w:lang w:val="en-US" w:eastAsia="zh-CN" w:bidi="hi-IN"/>
          </w:rPr>
          <w:t>r</w:t>
        </w:r>
      </w:ins>
      <w:ins w:id="358" w:author="Unknown Author" w:date="2025-09-30T10:39:53Z">
        <w:r>
          <w:rPr>
            <w:rFonts w:eastAsia="Noto Serif CJK SC" w:cs="Lohit Devanagari"/>
            <w:b w:val="false"/>
            <w:bCs w:val="false"/>
            <w:color w:val="auto"/>
            <w:kern w:val="2"/>
            <w:sz w:val="24"/>
            <w:szCs w:val="24"/>
            <w:lang w:val="en-US" w:eastAsia="zh-CN" w:bidi="hi-IN"/>
          </w:rPr>
          <w:t>i</w:t>
        </w:r>
      </w:ins>
      <w:ins w:id="359" w:author="Unknown Author" w:date="2025-09-30T10:39:53Z">
        <w:r>
          <w:rPr>
            <w:rFonts w:eastAsia="Noto Serif CJK SC" w:cs="Lohit Devanagari"/>
            <w:b w:val="false"/>
            <w:bCs w:val="false"/>
            <w:color w:val="auto"/>
            <w:kern w:val="2"/>
            <w:sz w:val="24"/>
            <w:szCs w:val="24"/>
            <w:lang w:val="en-US" w:eastAsia="zh-CN" w:bidi="hi-IN"/>
          </w:rPr>
          <w:t>t</w:t>
        </w:r>
      </w:ins>
      <w:ins w:id="360" w:author="Unknown Author" w:date="2025-09-30T10:39:53Z">
        <w:r>
          <w:rPr>
            <w:rFonts w:eastAsia="Noto Serif CJK SC" w:cs="Lohit Devanagari"/>
            <w:b w:val="false"/>
            <w:bCs w:val="false"/>
            <w:color w:val="auto"/>
            <w:kern w:val="2"/>
            <w:sz w:val="24"/>
            <w:szCs w:val="24"/>
            <w:lang w:val="en-US" w:eastAsia="zh-CN" w:bidi="hi-IN"/>
          </w:rPr>
          <w:t xml:space="preserve">y </w:t>
        </w:r>
      </w:ins>
      <w:ins w:id="361" w:author="Unknown Author" w:date="2025-09-30T10:39:53Z">
        <w:r>
          <w:rPr>
            <w:rFonts w:eastAsia="Noto Serif CJK SC" w:cs="Lohit Devanagari"/>
            <w:b w:val="false"/>
            <w:bCs w:val="false"/>
            <w:color w:val="auto"/>
            <w:kern w:val="2"/>
            <w:sz w:val="24"/>
            <w:szCs w:val="24"/>
            <w:lang w:val="en-US" w:eastAsia="zh-CN" w:bidi="hi-IN"/>
          </w:rPr>
          <w:t>m</w:t>
        </w:r>
      </w:ins>
      <w:ins w:id="362" w:author="Unknown Author" w:date="2025-09-30T10:39:53Z">
        <w:r>
          <w:rPr>
            <w:rFonts w:eastAsia="Noto Serif CJK SC" w:cs="Lohit Devanagari"/>
            <w:b w:val="false"/>
            <w:bCs w:val="false"/>
            <w:color w:val="auto"/>
            <w:kern w:val="2"/>
            <w:sz w:val="24"/>
            <w:szCs w:val="24"/>
            <w:lang w:val="en-US" w:eastAsia="zh-CN" w:bidi="hi-IN"/>
          </w:rPr>
          <w:t>e</w:t>
        </w:r>
      </w:ins>
      <w:ins w:id="363" w:author="Unknown Author" w:date="2025-09-30T10:39:53Z">
        <w:r>
          <w:rPr>
            <w:rFonts w:eastAsia="Noto Serif CJK SC" w:cs="Lohit Devanagari"/>
            <w:b w:val="false"/>
            <w:bCs w:val="false"/>
            <w:color w:val="auto"/>
            <w:kern w:val="2"/>
            <w:sz w:val="24"/>
            <w:szCs w:val="24"/>
            <w:lang w:val="en-US" w:eastAsia="zh-CN" w:bidi="hi-IN"/>
          </w:rPr>
          <w:t>t</w:t>
        </w:r>
      </w:ins>
      <w:ins w:id="364" w:author="Unknown Author" w:date="2025-09-30T10:39:53Z">
        <w:r>
          <w:rPr>
            <w:rFonts w:eastAsia="Noto Serif CJK SC" w:cs="Lohit Devanagari"/>
            <w:b w:val="false"/>
            <w:bCs w:val="false"/>
            <w:color w:val="auto"/>
            <w:kern w:val="2"/>
            <w:sz w:val="24"/>
            <w:szCs w:val="24"/>
            <w:lang w:val="en-US" w:eastAsia="zh-CN" w:bidi="hi-IN"/>
          </w:rPr>
          <w:t>r</w:t>
        </w:r>
      </w:ins>
      <w:ins w:id="365" w:author="Unknown Author" w:date="2025-09-30T10:39:53Z">
        <w:r>
          <w:rPr>
            <w:rFonts w:eastAsia="Noto Serif CJK SC" w:cs="Lohit Devanagari"/>
            <w:b w:val="false"/>
            <w:bCs w:val="false"/>
            <w:color w:val="auto"/>
            <w:kern w:val="2"/>
            <w:sz w:val="24"/>
            <w:szCs w:val="24"/>
            <w:lang w:val="en-US" w:eastAsia="zh-CN" w:bidi="hi-IN"/>
          </w:rPr>
          <w:t>i</w:t>
        </w:r>
      </w:ins>
      <w:ins w:id="366" w:author="Unknown Author" w:date="2025-09-30T10:39:53Z">
        <w:r>
          <w:rPr>
            <w:rFonts w:eastAsia="Noto Serif CJK SC" w:cs="Lohit Devanagari"/>
            <w:b w:val="false"/>
            <w:bCs w:val="false"/>
            <w:color w:val="auto"/>
            <w:kern w:val="2"/>
            <w:sz w:val="24"/>
            <w:szCs w:val="24"/>
            <w:lang w:val="en-US" w:eastAsia="zh-CN" w:bidi="hi-IN"/>
          </w:rPr>
          <w:t>c</w:t>
        </w:r>
      </w:ins>
      <w:ins w:id="367" w:author="Unknown Author" w:date="2025-09-30T10:39:53Z">
        <w:r>
          <w:rPr>
            <w:rFonts w:eastAsia="Noto Serif CJK SC" w:cs="Lohit Devanagari"/>
            <w:b w:val="false"/>
            <w:bCs w:val="false"/>
            <w:color w:val="auto"/>
            <w:kern w:val="2"/>
            <w:sz w:val="24"/>
            <w:szCs w:val="24"/>
            <w:lang w:val="en-US" w:eastAsia="zh-CN" w:bidi="hi-IN"/>
          </w:rPr>
          <w:t>s.</w:t>
        </w:r>
      </w:ins>
    </w:p>
    <w:p>
      <w:pPr>
        <w:pStyle w:val="Normal"/>
        <w:rPr>
          <w:b w:val="false"/>
          <w:bCs w:val="false"/>
          <w:ins w:id="370" w:author="Unknown Author" w:date="2025-09-30T10:36:22Z"/>
        </w:rPr>
      </w:pPr>
      <w:ins w:id="369" w:author="Unknown Author" w:date="2025-09-30T10:36:22Z">
        <w:r>
          <w:rPr>
            <w:b w:val="false"/>
            <w:bCs w:val="false"/>
          </w:rPr>
        </w:r>
      </w:ins>
    </w:p>
    <w:p>
      <w:pPr>
        <w:pStyle w:val="Normal"/>
        <w:rPr>
          <w:b/>
          <w:bCs/>
          <w:ins w:id="372" w:author="Unknown Author" w:date="2025-09-30T10:36:22Z"/>
        </w:rPr>
      </w:pPr>
      <w:ins w:id="371" w:author="Unknown Author" w:date="2025-09-30T10:36:22Z">
        <w:r>
          <w:rPr>
            <w:b/>
            <w:bCs/>
          </w:rPr>
          <w:t>Figure 6</w:t>
        </w:r>
      </w:ins>
    </w:p>
    <w:p>
      <w:pPr>
        <w:pStyle w:val="Normal"/>
        <w:rPr>
          <w:b w:val="false"/>
          <w:bCs w:val="false"/>
          <w:ins w:id="374" w:author="Unknown Author" w:date="2025-09-30T10:36:22Z"/>
        </w:rPr>
      </w:pPr>
      <w:ins w:id="373" w:author="Unknown Author" w:date="2025-09-30T10:36:22Z">
        <w:r>
          <w:rPr>
            <w:b w:val="false"/>
            <w:bCs w:val="false"/>
          </w:rPr>
          <w:t>XXX</w:t>
        </w:r>
      </w:ins>
    </w:p>
    <w:p>
      <w:pPr>
        <w:pStyle w:val="Normal"/>
        <w:rPr>
          <w:b w:val="false"/>
          <w:bCs w:val="false"/>
          <w:ins w:id="376" w:author="Unknown Author" w:date="2025-09-30T10:36:22Z"/>
        </w:rPr>
      </w:pPr>
      <w:ins w:id="375" w:author="Unknown Author" w:date="2025-09-30T10:36:22Z">
        <w:r>
          <w:rPr>
            <w:b w:val="false"/>
            <w:bCs w:val="false"/>
          </w:rPr>
          <w:drawing>
            <wp:inline distT="0" distB="0" distL="0" distR="0">
              <wp:extent cx="5943600" cy="4829175"/>
              <wp:effectExtent l="0" t="0" r="0" b="0"/>
              <wp:docPr id="6" name="Image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9" descr="" title=""/>
                      <pic:cNvPicPr>
                        <a:picLocks noChangeAspect="1" noChangeArrowheads="1"/>
                      </pic:cNvPicPr>
                    </pic:nvPicPr>
                    <pic:blipFill>
                      <a:blip r:embed="rId16">
                        <a:extLst>
                          <a:ext uri="{96DAC541-7B7A-43D3-8B79-37D633B846F1}">
                            <asvg:svgBlip xmlns:asvg="http://schemas.microsoft.com/office/drawing/2016/SVG/main" r:embed="rId17"/>
                          </a:ext>
                        </a:extLst>
                      </a:blip>
                      <a:stretch>
                        <a:fillRect/>
                      </a:stretch>
                    </pic:blipFill>
                    <pic:spPr bwMode="auto">
                      <a:xfrm>
                        <a:off x="0" y="0"/>
                        <a:ext cx="5943600" cy="4829175"/>
                      </a:xfrm>
                      <a:prstGeom prst="rect">
                        <a:avLst/>
                      </a:prstGeom>
                      <a:noFill/>
                    </pic:spPr>
                  </pic:pic>
                </a:graphicData>
              </a:graphic>
            </wp:inline>
          </w:drawing>
        </w:r>
      </w:ins>
    </w:p>
    <w:p>
      <w:pPr>
        <w:pStyle w:val="Normal"/>
        <w:rPr>
          <w:b w:val="false"/>
          <w:bCs w:val="false"/>
          <w:ins w:id="378" w:author="Unknown Author" w:date="2025-09-30T10:36:22Z"/>
        </w:rPr>
      </w:pPr>
      <w:ins w:id="377" w:author="Unknown Author" w:date="2025-09-30T10:36:22Z">
        <w:r>
          <w:rPr>
            <w:b w:val="false"/>
            <w:bCs w:val="false"/>
          </w:rPr>
          <w:t>Note. XXX</w:t>
        </w:r>
      </w:ins>
    </w:p>
    <w:p>
      <w:pPr>
        <w:pStyle w:val="Normal"/>
        <w:rPr>
          <w:b w:val="false"/>
          <w:bCs w:val="false"/>
        </w:rPr>
      </w:pPr>
      <w:r>
        <w:rPr>
          <w:b w:val="false"/>
          <w:bCs w:val="false"/>
        </w:rPr>
      </w:r>
    </w:p>
    <w:p>
      <w:pPr>
        <w:pStyle w:val="Normal"/>
        <w:rPr/>
      </w:pPr>
      <w:r>
        <w:rPr/>
        <w:tab/>
        <w:t xml:space="preserve">We will create 300 versions of the task, by first assigning a random presentation order to each list. The testing condition (serial order recall or order reconstruction, see procedure below) will be randomly assigned within each metric and similarity conditions, with the constraint that they should be spread equally across lists. For instance, in the 8 similar lists in the slot coding metric condition, the serial recall condition will be randomly assigned to 4 lists, and the order reconstruction condition will be assigned to the remaining lists. For each version of the task, we will assign a random within-list position to each item. In the dissimilar conditions, this will be done by shuffling the items within each list. In the similar conditions, we will not only shuffle the within-triplet positions of each item, but also the within-list position of each triplet. Each participant will be randomly assigned to one of those 300 versions. </w:t>
      </w:r>
    </w:p>
    <w:p>
      <w:pPr>
        <w:pStyle w:val="Normal"/>
        <w:rPr/>
      </w:pPr>
      <w:r>
        <w:rPr/>
      </w:r>
    </w:p>
    <w:tbl>
      <w:tblPr>
        <w:tblW w:w="9991" w:type="dxa"/>
        <w:jc w:val="start"/>
        <w:tblInd w:w="0" w:type="dxa"/>
        <w:tblLayout w:type="fixed"/>
        <w:tblCellMar>
          <w:top w:w="0" w:type="dxa"/>
          <w:start w:w="30" w:type="dxa"/>
          <w:bottom w:w="0" w:type="dxa"/>
          <w:end w:w="30" w:type="dxa"/>
        </w:tblCellMar>
        <w:tblLook w:val="04a0" w:noHBand="0" w:noVBand="1" w:firstColumn="1" w:lastRow="0" w:lastColumn="0" w:firstRow="1"/>
      </w:tblPr>
      <w:tblGrid>
        <w:gridCol w:w="1919"/>
        <w:gridCol w:w="1794"/>
        <w:gridCol w:w="1039"/>
        <w:gridCol w:w="1487"/>
        <w:gridCol w:w="987"/>
        <w:gridCol w:w="1447"/>
        <w:gridCol w:w="1317"/>
      </w:tblGrid>
      <w:tr>
        <w:trPr>
          <w:trHeight w:val="256" w:hRule="atLeast"/>
        </w:trPr>
        <w:tc>
          <w:tcPr>
            <w:tcW w:w="9990" w:type="dxa"/>
            <w:gridSpan w:val="7"/>
            <w:tcBorders/>
            <w:vAlign w:val="bottom"/>
          </w:tcPr>
          <w:p>
            <w:pPr>
              <w:pStyle w:val="TableContents"/>
              <w:spacing w:lineRule="auto" w:line="360"/>
              <w:rPr/>
            </w:pPr>
            <w:r>
              <w:rPr>
                <w:b/>
                <w:bCs/>
              </w:rPr>
              <w:t>Table 4</w:t>
            </w:r>
            <w:r>
              <w:rPr/>
              <w:t xml:space="preserve">. </w:t>
            </w:r>
            <w:r>
              <w:rPr>
                <w:i/>
                <w:iCs/>
              </w:rPr>
              <w:t>Similarity Values Across metrics – Main Experiment</w:t>
            </w:r>
          </w:p>
        </w:tc>
      </w:tr>
      <w:tr>
        <w:trPr>
          <w:trHeight w:val="256" w:hRule="atLeast"/>
        </w:trPr>
        <w:tc>
          <w:tcPr>
            <w:tcW w:w="1919" w:type="dxa"/>
            <w:tcBorders/>
            <w:vAlign w:val="bottom"/>
          </w:tcPr>
          <w:p>
            <w:pPr>
              <w:pStyle w:val="Normal"/>
              <w:rPr/>
            </w:pPr>
            <w:r>
              <w:rPr/>
              <w:t>Similarity condition</w:t>
            </w:r>
          </w:p>
        </w:tc>
        <w:tc>
          <w:tcPr>
            <w:tcW w:w="1794" w:type="dxa"/>
            <w:tcBorders/>
            <w:vAlign w:val="bottom"/>
          </w:tcPr>
          <w:p>
            <w:pPr>
              <w:pStyle w:val="Normal"/>
              <w:rPr/>
            </w:pPr>
            <w:r>
              <w:rPr/>
              <w:t>Target metric</w:t>
            </w:r>
          </w:p>
        </w:tc>
        <w:tc>
          <w:tcPr>
            <w:tcW w:w="1039" w:type="dxa"/>
            <w:tcBorders/>
            <w:vAlign w:val="bottom"/>
          </w:tcPr>
          <w:p>
            <w:pPr>
              <w:pStyle w:val="Normal"/>
              <w:rPr/>
            </w:pPr>
            <w:r>
              <w:rPr/>
              <w:t>Slot coding</w:t>
            </w:r>
          </w:p>
        </w:tc>
        <w:tc>
          <w:tcPr>
            <w:tcW w:w="1487" w:type="dxa"/>
            <w:tcBorders/>
            <w:vAlign w:val="bottom"/>
          </w:tcPr>
          <w:p>
            <w:pPr>
              <w:pStyle w:val="Normal"/>
              <w:rPr/>
            </w:pPr>
            <w:r>
              <w:rPr/>
              <w:t>Levenshtein</w:t>
            </w:r>
          </w:p>
        </w:tc>
        <w:tc>
          <w:tcPr>
            <w:tcW w:w="987" w:type="dxa"/>
            <w:tcBorders/>
            <w:vAlign w:val="bottom"/>
          </w:tcPr>
          <w:p>
            <w:pPr>
              <w:pStyle w:val="Normal"/>
              <w:rPr/>
            </w:pPr>
            <w:r>
              <w:rPr/>
              <w:t>Syllable</w:t>
            </w:r>
          </w:p>
        </w:tc>
        <w:tc>
          <w:tcPr>
            <w:tcW w:w="1447" w:type="dxa"/>
            <w:tcBorders/>
            <w:vAlign w:val="bottom"/>
          </w:tcPr>
          <w:p>
            <w:pPr>
              <w:pStyle w:val="Normal"/>
              <w:rPr/>
            </w:pPr>
            <w:r>
              <w:rPr/>
              <w:t>Closed biphone</w:t>
            </w:r>
          </w:p>
        </w:tc>
        <w:tc>
          <w:tcPr>
            <w:tcW w:w="1317" w:type="dxa"/>
            <w:tcBorders/>
            <w:vAlign w:val="bottom"/>
          </w:tcPr>
          <w:p>
            <w:pPr>
              <w:pStyle w:val="Normal"/>
              <w:rPr/>
            </w:pPr>
            <w:r>
              <w:rPr/>
              <w:t>Open biphone 1</w:t>
            </w:r>
          </w:p>
        </w:tc>
      </w:tr>
      <w:tr>
        <w:trPr>
          <w:trHeight w:val="256" w:hRule="atLeast"/>
        </w:trPr>
        <w:tc>
          <w:tcPr>
            <w:tcW w:w="1919" w:type="dxa"/>
            <w:tcBorders/>
            <w:vAlign w:val="bottom"/>
          </w:tcPr>
          <w:p>
            <w:pPr>
              <w:pStyle w:val="Normal"/>
              <w:rPr/>
            </w:pPr>
            <w:r>
              <w:rPr/>
              <w:t>Similar</w:t>
            </w:r>
          </w:p>
        </w:tc>
        <w:tc>
          <w:tcPr>
            <w:tcW w:w="1794" w:type="dxa"/>
            <w:tcBorders/>
            <w:vAlign w:val="bottom"/>
          </w:tcPr>
          <w:p>
            <w:pPr>
              <w:pStyle w:val="Normal"/>
              <w:rPr/>
            </w:pPr>
            <w:r>
              <w:rPr/>
              <w:t>Slot coding</w:t>
            </w:r>
          </w:p>
        </w:tc>
        <w:tc>
          <w:tcPr>
            <w:tcW w:w="1039" w:type="dxa"/>
            <w:tcBorders/>
            <w:vAlign w:val="bottom"/>
          </w:tcPr>
          <w:p>
            <w:pPr>
              <w:pStyle w:val="TableContents"/>
              <w:rPr/>
            </w:pPr>
            <w:r>
              <w:rPr/>
              <w:t>0.63</w:t>
            </w:r>
          </w:p>
        </w:tc>
        <w:tc>
          <w:tcPr>
            <w:tcW w:w="1487" w:type="dxa"/>
            <w:tcBorders/>
            <w:vAlign w:val="bottom"/>
          </w:tcPr>
          <w:p>
            <w:pPr>
              <w:pStyle w:val="TableContents"/>
              <w:rPr/>
            </w:pPr>
            <w:r>
              <w:rPr/>
              <w:t>0.63</w:t>
            </w:r>
          </w:p>
        </w:tc>
        <w:tc>
          <w:tcPr>
            <w:tcW w:w="987" w:type="dxa"/>
            <w:tcBorders/>
            <w:vAlign w:val="bottom"/>
          </w:tcPr>
          <w:p>
            <w:pPr>
              <w:pStyle w:val="TableContents"/>
              <w:rPr/>
            </w:pPr>
            <w:r>
              <w:rPr/>
              <w:t>0.34</w:t>
            </w:r>
          </w:p>
        </w:tc>
        <w:tc>
          <w:tcPr>
            <w:tcW w:w="1447" w:type="dxa"/>
            <w:tcBorders/>
            <w:vAlign w:val="bottom"/>
          </w:tcPr>
          <w:p>
            <w:pPr>
              <w:pStyle w:val="TableContents"/>
              <w:rPr/>
            </w:pPr>
            <w:r>
              <w:rPr/>
              <w:t>0.39</w:t>
            </w:r>
          </w:p>
        </w:tc>
        <w:tc>
          <w:tcPr>
            <w:tcW w:w="1317" w:type="dxa"/>
            <w:tcBorders/>
            <w:vAlign w:val="bottom"/>
          </w:tcPr>
          <w:p>
            <w:pPr>
              <w:pStyle w:val="TableContents"/>
              <w:rPr/>
            </w:pPr>
            <w:r>
              <w:rPr/>
              <w:t>0.38</w:t>
            </w:r>
          </w:p>
        </w:tc>
      </w:tr>
      <w:tr>
        <w:trPr>
          <w:trHeight w:val="256" w:hRule="atLeast"/>
        </w:trPr>
        <w:tc>
          <w:tcPr>
            <w:tcW w:w="1919" w:type="dxa"/>
            <w:tcBorders/>
            <w:vAlign w:val="bottom"/>
          </w:tcPr>
          <w:p>
            <w:pPr>
              <w:pStyle w:val="Normal"/>
              <w:rPr/>
            </w:pPr>
            <w:r>
              <w:rPr/>
              <w:t>Similar</w:t>
            </w:r>
          </w:p>
        </w:tc>
        <w:tc>
          <w:tcPr>
            <w:tcW w:w="1794" w:type="dxa"/>
            <w:tcBorders/>
            <w:vAlign w:val="bottom"/>
          </w:tcPr>
          <w:p>
            <w:pPr>
              <w:pStyle w:val="Normal"/>
              <w:rPr/>
            </w:pPr>
            <w:r>
              <w:rPr/>
              <w:t>Levenshtein</w:t>
            </w:r>
          </w:p>
        </w:tc>
        <w:tc>
          <w:tcPr>
            <w:tcW w:w="1039" w:type="dxa"/>
            <w:tcBorders/>
            <w:vAlign w:val="bottom"/>
          </w:tcPr>
          <w:p>
            <w:pPr>
              <w:pStyle w:val="TableContents"/>
              <w:rPr/>
            </w:pPr>
            <w:r>
              <w:rPr/>
              <w:t>0.08</w:t>
            </w:r>
          </w:p>
        </w:tc>
        <w:tc>
          <w:tcPr>
            <w:tcW w:w="1487" w:type="dxa"/>
            <w:tcBorders/>
            <w:vAlign w:val="bottom"/>
          </w:tcPr>
          <w:p>
            <w:pPr>
              <w:pStyle w:val="TableContents"/>
              <w:rPr/>
            </w:pPr>
            <w:r>
              <w:rPr/>
              <w:t>0.65</w:t>
            </w:r>
          </w:p>
        </w:tc>
        <w:tc>
          <w:tcPr>
            <w:tcW w:w="987" w:type="dxa"/>
            <w:tcBorders/>
            <w:vAlign w:val="bottom"/>
          </w:tcPr>
          <w:p>
            <w:pPr>
              <w:pStyle w:val="TableContents"/>
              <w:rPr/>
            </w:pPr>
            <w:r>
              <w:rPr/>
              <w:t>0.33</w:t>
            </w:r>
          </w:p>
        </w:tc>
        <w:tc>
          <w:tcPr>
            <w:tcW w:w="1447" w:type="dxa"/>
            <w:tcBorders/>
            <w:vAlign w:val="bottom"/>
          </w:tcPr>
          <w:p>
            <w:pPr>
              <w:pStyle w:val="TableContents"/>
              <w:rPr/>
            </w:pPr>
            <w:r>
              <w:rPr/>
              <w:t>0.44</w:t>
            </w:r>
          </w:p>
        </w:tc>
        <w:tc>
          <w:tcPr>
            <w:tcW w:w="1317" w:type="dxa"/>
            <w:tcBorders/>
            <w:vAlign w:val="bottom"/>
          </w:tcPr>
          <w:p>
            <w:pPr>
              <w:pStyle w:val="TableContents"/>
              <w:rPr/>
            </w:pPr>
            <w:r>
              <w:rPr/>
              <w:t>0.42</w:t>
            </w:r>
          </w:p>
        </w:tc>
      </w:tr>
      <w:tr>
        <w:trPr>
          <w:trHeight w:val="256" w:hRule="atLeast"/>
        </w:trPr>
        <w:tc>
          <w:tcPr>
            <w:tcW w:w="1919" w:type="dxa"/>
            <w:tcBorders/>
            <w:vAlign w:val="bottom"/>
          </w:tcPr>
          <w:p>
            <w:pPr>
              <w:pStyle w:val="Normal"/>
              <w:rPr/>
            </w:pPr>
            <w:r>
              <w:rPr/>
              <w:t>Similar</w:t>
            </w:r>
          </w:p>
        </w:tc>
        <w:tc>
          <w:tcPr>
            <w:tcW w:w="1794" w:type="dxa"/>
            <w:tcBorders/>
            <w:vAlign w:val="bottom"/>
          </w:tcPr>
          <w:p>
            <w:pPr>
              <w:pStyle w:val="Normal"/>
              <w:rPr/>
            </w:pPr>
            <w:r>
              <w:rPr/>
              <w:t>Syllable</w:t>
            </w:r>
          </w:p>
        </w:tc>
        <w:tc>
          <w:tcPr>
            <w:tcW w:w="1039" w:type="dxa"/>
            <w:tcBorders/>
            <w:vAlign w:val="bottom"/>
          </w:tcPr>
          <w:p>
            <w:pPr>
              <w:pStyle w:val="TableContents"/>
              <w:rPr/>
            </w:pPr>
            <w:r>
              <w:rPr/>
              <w:t>0.04</w:t>
            </w:r>
          </w:p>
        </w:tc>
        <w:tc>
          <w:tcPr>
            <w:tcW w:w="1487" w:type="dxa"/>
            <w:tcBorders/>
            <w:vAlign w:val="bottom"/>
          </w:tcPr>
          <w:p>
            <w:pPr>
              <w:pStyle w:val="TableContents"/>
              <w:rPr/>
            </w:pPr>
            <w:r>
              <w:rPr/>
              <w:t>0.71</w:t>
            </w:r>
          </w:p>
        </w:tc>
        <w:tc>
          <w:tcPr>
            <w:tcW w:w="987" w:type="dxa"/>
            <w:tcBorders/>
            <w:vAlign w:val="bottom"/>
          </w:tcPr>
          <w:p>
            <w:pPr>
              <w:pStyle w:val="TableContents"/>
              <w:rPr/>
            </w:pPr>
            <w:r>
              <w:rPr/>
              <w:t>0.71</w:t>
            </w:r>
          </w:p>
        </w:tc>
        <w:tc>
          <w:tcPr>
            <w:tcW w:w="1447" w:type="dxa"/>
            <w:tcBorders/>
            <w:vAlign w:val="bottom"/>
          </w:tcPr>
          <w:p>
            <w:pPr>
              <w:pStyle w:val="TableContents"/>
              <w:rPr/>
            </w:pPr>
            <w:r>
              <w:rPr/>
              <w:t>0.54</w:t>
            </w:r>
          </w:p>
        </w:tc>
        <w:tc>
          <w:tcPr>
            <w:tcW w:w="1317" w:type="dxa"/>
            <w:tcBorders/>
            <w:vAlign w:val="bottom"/>
          </w:tcPr>
          <w:p>
            <w:pPr>
              <w:pStyle w:val="TableContents"/>
              <w:rPr/>
            </w:pPr>
            <w:r>
              <w:rPr/>
              <w:t>0.54</w:t>
            </w:r>
          </w:p>
        </w:tc>
      </w:tr>
      <w:tr>
        <w:trPr>
          <w:trHeight w:val="256" w:hRule="atLeast"/>
        </w:trPr>
        <w:tc>
          <w:tcPr>
            <w:tcW w:w="1919" w:type="dxa"/>
            <w:tcBorders/>
            <w:vAlign w:val="bottom"/>
          </w:tcPr>
          <w:p>
            <w:pPr>
              <w:pStyle w:val="Normal"/>
              <w:rPr/>
            </w:pPr>
            <w:r>
              <w:rPr/>
              <w:t>Similar</w:t>
            </w:r>
          </w:p>
        </w:tc>
        <w:tc>
          <w:tcPr>
            <w:tcW w:w="1794" w:type="dxa"/>
            <w:tcBorders/>
            <w:vAlign w:val="bottom"/>
          </w:tcPr>
          <w:p>
            <w:pPr>
              <w:pStyle w:val="Normal"/>
              <w:rPr/>
            </w:pPr>
            <w:r>
              <w:rPr/>
              <w:t>Closed biphone</w:t>
            </w:r>
          </w:p>
        </w:tc>
        <w:tc>
          <w:tcPr>
            <w:tcW w:w="1039" w:type="dxa"/>
            <w:tcBorders/>
            <w:vAlign w:val="bottom"/>
          </w:tcPr>
          <w:p>
            <w:pPr>
              <w:pStyle w:val="TableContents"/>
              <w:rPr/>
            </w:pPr>
            <w:r>
              <w:rPr/>
              <w:t>0.15</w:t>
            </w:r>
          </w:p>
        </w:tc>
        <w:tc>
          <w:tcPr>
            <w:tcW w:w="1487" w:type="dxa"/>
            <w:tcBorders/>
            <w:vAlign w:val="bottom"/>
          </w:tcPr>
          <w:p>
            <w:pPr>
              <w:pStyle w:val="TableContents"/>
              <w:rPr/>
            </w:pPr>
            <w:r>
              <w:rPr/>
              <w:t>0.42</w:t>
            </w:r>
          </w:p>
        </w:tc>
        <w:tc>
          <w:tcPr>
            <w:tcW w:w="987" w:type="dxa"/>
            <w:tcBorders/>
            <w:vAlign w:val="bottom"/>
          </w:tcPr>
          <w:p>
            <w:pPr>
              <w:pStyle w:val="TableContents"/>
              <w:rPr/>
            </w:pPr>
            <w:r>
              <w:rPr/>
              <w:t>0.34</w:t>
            </w:r>
          </w:p>
        </w:tc>
        <w:tc>
          <w:tcPr>
            <w:tcW w:w="1447" w:type="dxa"/>
            <w:tcBorders/>
            <w:vAlign w:val="bottom"/>
          </w:tcPr>
          <w:p>
            <w:pPr>
              <w:pStyle w:val="TableContents"/>
              <w:rPr/>
            </w:pPr>
            <w:r>
              <w:rPr/>
              <w:t>0.53</w:t>
            </w:r>
          </w:p>
        </w:tc>
        <w:tc>
          <w:tcPr>
            <w:tcW w:w="1317" w:type="dxa"/>
            <w:tcBorders/>
            <w:vAlign w:val="bottom"/>
          </w:tcPr>
          <w:p>
            <w:pPr>
              <w:pStyle w:val="TableContents"/>
              <w:rPr/>
            </w:pPr>
            <w:r>
              <w:rPr/>
              <w:t>0.42</w:t>
            </w:r>
          </w:p>
        </w:tc>
      </w:tr>
      <w:tr>
        <w:trPr>
          <w:trHeight w:val="256" w:hRule="atLeast"/>
        </w:trPr>
        <w:tc>
          <w:tcPr>
            <w:tcW w:w="1919" w:type="dxa"/>
            <w:tcBorders/>
            <w:vAlign w:val="bottom"/>
          </w:tcPr>
          <w:p>
            <w:pPr>
              <w:pStyle w:val="Normal"/>
              <w:rPr/>
            </w:pPr>
            <w:r>
              <w:rPr/>
              <w:t>Similar</w:t>
            </w:r>
          </w:p>
        </w:tc>
        <w:tc>
          <w:tcPr>
            <w:tcW w:w="1794" w:type="dxa"/>
            <w:tcBorders/>
            <w:vAlign w:val="bottom"/>
          </w:tcPr>
          <w:p>
            <w:pPr>
              <w:pStyle w:val="Normal"/>
              <w:rPr/>
            </w:pPr>
            <w:r>
              <w:rPr/>
              <w:t>Open biphone 1</w:t>
            </w:r>
          </w:p>
        </w:tc>
        <w:tc>
          <w:tcPr>
            <w:tcW w:w="1039" w:type="dxa"/>
            <w:tcBorders/>
            <w:vAlign w:val="bottom"/>
          </w:tcPr>
          <w:p>
            <w:pPr>
              <w:pStyle w:val="TableContents"/>
              <w:rPr/>
            </w:pPr>
            <w:r>
              <w:rPr/>
              <w:t>0.17</w:t>
            </w:r>
          </w:p>
        </w:tc>
        <w:tc>
          <w:tcPr>
            <w:tcW w:w="1487" w:type="dxa"/>
            <w:tcBorders/>
            <w:vAlign w:val="bottom"/>
          </w:tcPr>
          <w:p>
            <w:pPr>
              <w:pStyle w:val="TableContents"/>
              <w:rPr/>
            </w:pPr>
            <w:r>
              <w:rPr/>
              <w:t>0.32</w:t>
            </w:r>
          </w:p>
        </w:tc>
        <w:tc>
          <w:tcPr>
            <w:tcW w:w="987" w:type="dxa"/>
            <w:tcBorders/>
            <w:vAlign w:val="bottom"/>
          </w:tcPr>
          <w:p>
            <w:pPr>
              <w:pStyle w:val="TableContents"/>
              <w:rPr/>
            </w:pPr>
            <w:r>
              <w:rPr/>
              <w:t>0.26</w:t>
            </w:r>
          </w:p>
        </w:tc>
        <w:tc>
          <w:tcPr>
            <w:tcW w:w="1447" w:type="dxa"/>
            <w:tcBorders/>
            <w:vAlign w:val="bottom"/>
          </w:tcPr>
          <w:p>
            <w:pPr>
              <w:pStyle w:val="TableContents"/>
              <w:rPr/>
            </w:pPr>
            <w:r>
              <w:rPr/>
              <w:t>0.24</w:t>
            </w:r>
          </w:p>
        </w:tc>
        <w:tc>
          <w:tcPr>
            <w:tcW w:w="1317" w:type="dxa"/>
            <w:tcBorders/>
            <w:vAlign w:val="bottom"/>
          </w:tcPr>
          <w:p>
            <w:pPr>
              <w:pStyle w:val="TableContents"/>
              <w:rPr/>
            </w:pPr>
            <w:r>
              <w:rPr/>
              <w:t>0.44</w:t>
            </w:r>
          </w:p>
        </w:tc>
      </w:tr>
      <w:tr>
        <w:trPr>
          <w:trHeight w:val="256" w:hRule="atLeast"/>
        </w:trPr>
        <w:tc>
          <w:tcPr>
            <w:tcW w:w="1919" w:type="dxa"/>
            <w:tcBorders/>
            <w:vAlign w:val="bottom"/>
          </w:tcPr>
          <w:p>
            <w:pPr>
              <w:pStyle w:val="Normal"/>
              <w:rPr/>
            </w:pPr>
            <w:r>
              <w:rPr/>
              <w:t>Dissimilar</w:t>
            </w:r>
          </w:p>
        </w:tc>
        <w:tc>
          <w:tcPr>
            <w:tcW w:w="1794" w:type="dxa"/>
            <w:tcBorders/>
            <w:vAlign w:val="bottom"/>
          </w:tcPr>
          <w:p>
            <w:pPr>
              <w:pStyle w:val="Normal"/>
              <w:rPr/>
            </w:pPr>
            <w:r>
              <w:rPr/>
              <w:t>Slot coding</w:t>
            </w:r>
          </w:p>
        </w:tc>
        <w:tc>
          <w:tcPr>
            <w:tcW w:w="1039" w:type="dxa"/>
            <w:tcBorders/>
            <w:vAlign w:val="bottom"/>
          </w:tcPr>
          <w:p>
            <w:pPr>
              <w:pStyle w:val="TableContents"/>
              <w:rPr/>
            </w:pPr>
            <w:r>
              <w:rPr/>
              <w:t>0.06</w:t>
            </w:r>
          </w:p>
        </w:tc>
        <w:tc>
          <w:tcPr>
            <w:tcW w:w="1487" w:type="dxa"/>
            <w:tcBorders/>
            <w:vAlign w:val="bottom"/>
          </w:tcPr>
          <w:p>
            <w:pPr>
              <w:pStyle w:val="TableContents"/>
              <w:rPr/>
            </w:pPr>
            <w:r>
              <w:rPr/>
              <w:t>0.08</w:t>
            </w:r>
          </w:p>
        </w:tc>
        <w:tc>
          <w:tcPr>
            <w:tcW w:w="987" w:type="dxa"/>
            <w:tcBorders/>
            <w:vAlign w:val="bottom"/>
          </w:tcPr>
          <w:p>
            <w:pPr>
              <w:pStyle w:val="TableContents"/>
              <w:rPr/>
            </w:pPr>
            <w:r>
              <w:rPr/>
              <w:t>0.08</w:t>
            </w:r>
          </w:p>
        </w:tc>
        <w:tc>
          <w:tcPr>
            <w:tcW w:w="1447" w:type="dxa"/>
            <w:tcBorders/>
            <w:vAlign w:val="bottom"/>
          </w:tcPr>
          <w:p>
            <w:pPr>
              <w:pStyle w:val="TableContents"/>
              <w:rPr/>
            </w:pPr>
            <w:r>
              <w:rPr/>
              <w:t>0.03</w:t>
            </w:r>
          </w:p>
        </w:tc>
        <w:tc>
          <w:tcPr>
            <w:tcW w:w="1317" w:type="dxa"/>
            <w:tcBorders/>
            <w:vAlign w:val="bottom"/>
          </w:tcPr>
          <w:p>
            <w:pPr>
              <w:pStyle w:val="TableContents"/>
              <w:rPr/>
            </w:pPr>
            <w:r>
              <w:rPr/>
              <w:t>0.03</w:t>
            </w:r>
          </w:p>
        </w:tc>
      </w:tr>
      <w:tr>
        <w:trPr>
          <w:trHeight w:val="256" w:hRule="atLeast"/>
        </w:trPr>
        <w:tc>
          <w:tcPr>
            <w:tcW w:w="1919" w:type="dxa"/>
            <w:tcBorders/>
            <w:vAlign w:val="bottom"/>
          </w:tcPr>
          <w:p>
            <w:pPr>
              <w:pStyle w:val="Normal"/>
              <w:rPr/>
            </w:pPr>
            <w:r>
              <w:rPr/>
              <w:t>Dissimilar</w:t>
            </w:r>
          </w:p>
        </w:tc>
        <w:tc>
          <w:tcPr>
            <w:tcW w:w="1794" w:type="dxa"/>
            <w:tcBorders/>
            <w:vAlign w:val="bottom"/>
          </w:tcPr>
          <w:p>
            <w:pPr>
              <w:pStyle w:val="Normal"/>
              <w:rPr/>
            </w:pPr>
            <w:r>
              <w:rPr/>
              <w:t>Levenshtein</w:t>
            </w:r>
          </w:p>
        </w:tc>
        <w:tc>
          <w:tcPr>
            <w:tcW w:w="1039" w:type="dxa"/>
            <w:tcBorders/>
            <w:vAlign w:val="bottom"/>
          </w:tcPr>
          <w:p>
            <w:pPr>
              <w:pStyle w:val="TableContents"/>
              <w:rPr/>
            </w:pPr>
            <w:r>
              <w:rPr/>
              <w:t>0.03</w:t>
            </w:r>
          </w:p>
        </w:tc>
        <w:tc>
          <w:tcPr>
            <w:tcW w:w="1487" w:type="dxa"/>
            <w:tcBorders/>
            <w:vAlign w:val="bottom"/>
          </w:tcPr>
          <w:p>
            <w:pPr>
              <w:pStyle w:val="TableContents"/>
              <w:rPr/>
            </w:pPr>
            <w:r>
              <w:rPr/>
              <w:t>0.11</w:t>
            </w:r>
          </w:p>
        </w:tc>
        <w:tc>
          <w:tcPr>
            <w:tcW w:w="987" w:type="dxa"/>
            <w:tcBorders/>
            <w:vAlign w:val="bottom"/>
          </w:tcPr>
          <w:p>
            <w:pPr>
              <w:pStyle w:val="TableContents"/>
              <w:rPr/>
            </w:pPr>
            <w:r>
              <w:rPr/>
              <w:t>0.06</w:t>
            </w:r>
          </w:p>
        </w:tc>
        <w:tc>
          <w:tcPr>
            <w:tcW w:w="1447" w:type="dxa"/>
            <w:tcBorders/>
            <w:vAlign w:val="bottom"/>
          </w:tcPr>
          <w:p>
            <w:pPr>
              <w:pStyle w:val="TableContents"/>
              <w:rPr/>
            </w:pPr>
            <w:r>
              <w:rPr/>
              <w:t>0.03</w:t>
            </w:r>
          </w:p>
        </w:tc>
        <w:tc>
          <w:tcPr>
            <w:tcW w:w="1317" w:type="dxa"/>
            <w:tcBorders/>
            <w:vAlign w:val="bottom"/>
          </w:tcPr>
          <w:p>
            <w:pPr>
              <w:pStyle w:val="TableContents"/>
              <w:rPr/>
            </w:pPr>
            <w:r>
              <w:rPr/>
              <w:t>0.03</w:t>
            </w:r>
          </w:p>
        </w:tc>
      </w:tr>
      <w:tr>
        <w:trPr>
          <w:trHeight w:val="256" w:hRule="atLeast"/>
        </w:trPr>
        <w:tc>
          <w:tcPr>
            <w:tcW w:w="1919" w:type="dxa"/>
            <w:tcBorders/>
            <w:vAlign w:val="bottom"/>
          </w:tcPr>
          <w:p>
            <w:pPr>
              <w:pStyle w:val="Normal"/>
              <w:rPr/>
            </w:pPr>
            <w:r>
              <w:rPr/>
              <w:t>Dissimilar</w:t>
            </w:r>
          </w:p>
        </w:tc>
        <w:tc>
          <w:tcPr>
            <w:tcW w:w="1794" w:type="dxa"/>
            <w:tcBorders/>
            <w:vAlign w:val="bottom"/>
          </w:tcPr>
          <w:p>
            <w:pPr>
              <w:pStyle w:val="Normal"/>
              <w:rPr/>
            </w:pPr>
            <w:r>
              <w:rPr/>
              <w:t>Syllable</w:t>
            </w:r>
          </w:p>
        </w:tc>
        <w:tc>
          <w:tcPr>
            <w:tcW w:w="1039" w:type="dxa"/>
            <w:tcBorders/>
            <w:vAlign w:val="bottom"/>
          </w:tcPr>
          <w:p>
            <w:pPr>
              <w:pStyle w:val="TableContents"/>
              <w:rPr/>
            </w:pPr>
            <w:r>
              <w:rPr/>
              <w:t>0.03</w:t>
            </w:r>
          </w:p>
        </w:tc>
        <w:tc>
          <w:tcPr>
            <w:tcW w:w="1487" w:type="dxa"/>
            <w:tcBorders/>
            <w:vAlign w:val="bottom"/>
          </w:tcPr>
          <w:p>
            <w:pPr>
              <w:pStyle w:val="TableContents"/>
              <w:rPr/>
            </w:pPr>
            <w:r>
              <w:rPr/>
              <w:t>0.14</w:t>
            </w:r>
          </w:p>
        </w:tc>
        <w:tc>
          <w:tcPr>
            <w:tcW w:w="987" w:type="dxa"/>
            <w:tcBorders/>
            <w:vAlign w:val="bottom"/>
          </w:tcPr>
          <w:p>
            <w:pPr>
              <w:pStyle w:val="TableContents"/>
              <w:rPr/>
            </w:pPr>
            <w:r>
              <w:rPr/>
              <w:t>0.15</w:t>
            </w:r>
          </w:p>
        </w:tc>
        <w:tc>
          <w:tcPr>
            <w:tcW w:w="1447" w:type="dxa"/>
            <w:tcBorders/>
            <w:vAlign w:val="bottom"/>
          </w:tcPr>
          <w:p>
            <w:pPr>
              <w:pStyle w:val="TableContents"/>
              <w:rPr/>
            </w:pPr>
            <w:r>
              <w:rPr/>
              <w:t>0.07</w:t>
            </w:r>
          </w:p>
        </w:tc>
        <w:tc>
          <w:tcPr>
            <w:tcW w:w="1317" w:type="dxa"/>
            <w:tcBorders/>
            <w:vAlign w:val="bottom"/>
          </w:tcPr>
          <w:p>
            <w:pPr>
              <w:pStyle w:val="TableContents"/>
              <w:rPr/>
            </w:pPr>
            <w:r>
              <w:rPr/>
              <w:t>0.06</w:t>
            </w:r>
          </w:p>
        </w:tc>
      </w:tr>
      <w:tr>
        <w:trPr>
          <w:trHeight w:val="256" w:hRule="atLeast"/>
        </w:trPr>
        <w:tc>
          <w:tcPr>
            <w:tcW w:w="1919" w:type="dxa"/>
            <w:tcBorders/>
            <w:vAlign w:val="bottom"/>
          </w:tcPr>
          <w:p>
            <w:pPr>
              <w:pStyle w:val="Normal"/>
              <w:rPr/>
            </w:pPr>
            <w:r>
              <w:rPr/>
              <w:t>Dissimilar</w:t>
            </w:r>
          </w:p>
        </w:tc>
        <w:tc>
          <w:tcPr>
            <w:tcW w:w="1794" w:type="dxa"/>
            <w:tcBorders/>
            <w:vAlign w:val="bottom"/>
          </w:tcPr>
          <w:p>
            <w:pPr>
              <w:pStyle w:val="Normal"/>
              <w:rPr/>
            </w:pPr>
            <w:r>
              <w:rPr/>
              <w:t>Closed biphone</w:t>
            </w:r>
          </w:p>
        </w:tc>
        <w:tc>
          <w:tcPr>
            <w:tcW w:w="1039" w:type="dxa"/>
            <w:tcBorders/>
            <w:vAlign w:val="bottom"/>
          </w:tcPr>
          <w:p>
            <w:pPr>
              <w:pStyle w:val="TableContents"/>
              <w:rPr/>
            </w:pPr>
            <w:r>
              <w:rPr/>
              <w:t>0.05</w:t>
            </w:r>
          </w:p>
        </w:tc>
        <w:tc>
          <w:tcPr>
            <w:tcW w:w="1487" w:type="dxa"/>
            <w:tcBorders/>
            <w:vAlign w:val="bottom"/>
          </w:tcPr>
          <w:p>
            <w:pPr>
              <w:pStyle w:val="TableContents"/>
              <w:rPr/>
            </w:pPr>
            <w:r>
              <w:rPr/>
              <w:t>0.14</w:t>
            </w:r>
          </w:p>
        </w:tc>
        <w:tc>
          <w:tcPr>
            <w:tcW w:w="987" w:type="dxa"/>
            <w:tcBorders/>
            <w:vAlign w:val="bottom"/>
          </w:tcPr>
          <w:p>
            <w:pPr>
              <w:pStyle w:val="TableContents"/>
              <w:rPr/>
            </w:pPr>
            <w:r>
              <w:rPr/>
              <w:t>0.11</w:t>
            </w:r>
          </w:p>
        </w:tc>
        <w:tc>
          <w:tcPr>
            <w:tcW w:w="1447" w:type="dxa"/>
            <w:tcBorders/>
            <w:vAlign w:val="bottom"/>
          </w:tcPr>
          <w:p>
            <w:pPr>
              <w:pStyle w:val="TableContents"/>
              <w:rPr/>
            </w:pPr>
            <w:r>
              <w:rPr/>
              <w:t>0.06</w:t>
            </w:r>
          </w:p>
        </w:tc>
        <w:tc>
          <w:tcPr>
            <w:tcW w:w="1317" w:type="dxa"/>
            <w:tcBorders/>
            <w:vAlign w:val="bottom"/>
          </w:tcPr>
          <w:p>
            <w:pPr>
              <w:pStyle w:val="TableContents"/>
              <w:rPr/>
            </w:pPr>
            <w:r>
              <w:rPr/>
              <w:t>0.05</w:t>
            </w:r>
          </w:p>
        </w:tc>
      </w:tr>
      <w:tr>
        <w:trPr>
          <w:trHeight w:val="256" w:hRule="atLeast"/>
        </w:trPr>
        <w:tc>
          <w:tcPr>
            <w:tcW w:w="1919" w:type="dxa"/>
            <w:tcBorders/>
            <w:vAlign w:val="bottom"/>
          </w:tcPr>
          <w:p>
            <w:pPr>
              <w:pStyle w:val="Normal"/>
              <w:rPr/>
            </w:pPr>
            <w:r>
              <w:rPr/>
              <w:t>Dissimilar</w:t>
            </w:r>
          </w:p>
        </w:tc>
        <w:tc>
          <w:tcPr>
            <w:tcW w:w="1794" w:type="dxa"/>
            <w:tcBorders/>
            <w:vAlign w:val="bottom"/>
          </w:tcPr>
          <w:p>
            <w:pPr>
              <w:pStyle w:val="Normal"/>
              <w:rPr/>
            </w:pPr>
            <w:r>
              <w:rPr/>
              <w:t>Open biphone 1</w:t>
            </w:r>
          </w:p>
        </w:tc>
        <w:tc>
          <w:tcPr>
            <w:tcW w:w="1039" w:type="dxa"/>
            <w:tcBorders/>
            <w:vAlign w:val="bottom"/>
          </w:tcPr>
          <w:p>
            <w:pPr>
              <w:pStyle w:val="TableContents"/>
              <w:rPr/>
            </w:pPr>
            <w:r>
              <w:rPr/>
              <w:t>0.07</w:t>
            </w:r>
          </w:p>
        </w:tc>
        <w:tc>
          <w:tcPr>
            <w:tcW w:w="1487" w:type="dxa"/>
            <w:tcBorders/>
            <w:vAlign w:val="bottom"/>
          </w:tcPr>
          <w:p>
            <w:pPr>
              <w:pStyle w:val="TableContents"/>
              <w:rPr/>
            </w:pPr>
            <w:r>
              <w:rPr/>
              <w:t>0.16</w:t>
            </w:r>
          </w:p>
        </w:tc>
        <w:tc>
          <w:tcPr>
            <w:tcW w:w="987" w:type="dxa"/>
            <w:tcBorders/>
            <w:vAlign w:val="bottom"/>
          </w:tcPr>
          <w:p>
            <w:pPr>
              <w:pStyle w:val="TableContents"/>
              <w:rPr/>
            </w:pPr>
            <w:r>
              <w:rPr/>
              <w:t>0.13</w:t>
            </w:r>
          </w:p>
        </w:tc>
        <w:tc>
          <w:tcPr>
            <w:tcW w:w="1447" w:type="dxa"/>
            <w:tcBorders/>
            <w:vAlign w:val="bottom"/>
          </w:tcPr>
          <w:p>
            <w:pPr>
              <w:pStyle w:val="TableContents"/>
              <w:rPr/>
            </w:pPr>
            <w:r>
              <w:rPr/>
              <w:t>0.06</w:t>
            </w:r>
          </w:p>
        </w:tc>
        <w:tc>
          <w:tcPr>
            <w:tcW w:w="1317" w:type="dxa"/>
            <w:tcBorders/>
            <w:vAlign w:val="bottom"/>
          </w:tcPr>
          <w:p>
            <w:pPr>
              <w:pStyle w:val="TableContents"/>
              <w:rPr/>
            </w:pPr>
            <w:r>
              <w:rPr/>
              <w:t>0.08</w:t>
            </w:r>
          </w:p>
        </w:tc>
      </w:tr>
      <w:tr>
        <w:trPr>
          <w:trHeight w:val="256" w:hRule="atLeast"/>
        </w:trPr>
        <w:tc>
          <w:tcPr>
            <w:tcW w:w="9990" w:type="dxa"/>
            <w:gridSpan w:val="7"/>
            <w:tcBorders/>
            <w:vAlign w:val="bottom"/>
          </w:tcPr>
          <w:p>
            <w:pPr>
              <w:pStyle w:val="TableContents"/>
              <w:spacing w:lineRule="auto" w:line="360"/>
              <w:rPr/>
            </w:pPr>
            <w:r>
              <w:rPr>
                <w:i/>
                <w:iCs/>
              </w:rPr>
              <w:t>Note</w:t>
            </w:r>
            <w:r>
              <w:rPr/>
              <w:t>. Values in the grouped condition refer to the similarity between items within triplets of phonologically similar items.</w:t>
            </w:r>
          </w:p>
        </w:tc>
      </w:tr>
    </w:tbl>
    <w:p>
      <w:pPr>
        <w:pStyle w:val="Normal"/>
        <w:rPr/>
      </w:pPr>
      <w:r>
        <w:rPr/>
      </w:r>
    </w:p>
    <w:p>
      <w:pPr>
        <w:pStyle w:val="Normal"/>
        <w:rPr/>
      </w:pPr>
      <w:r>
        <w:rPr>
          <w:b/>
        </w:rPr>
        <w:tab/>
        <w:t xml:space="preserve">Procedure. </w:t>
      </w:r>
      <w:r>
        <w:rPr/>
        <w:t>Words will be sequentially presented in the center of the screen in lowercase Courier font at a rate of 1s per item (1s on, 0s off). After the presentation of the last word, the retrieval phase will begin. On half the trials, participants will perform serial recall. They will enter their responses in a prompt box using the keyboard of their computer and will validate each response using the “Return” key. If participants cannot recall a word for a given position, they will leave the prompt box empty. To help participants keep track of the within-list positions, each prompt box will be associated with a number at the bottom of it, starting from “1”. On the other half of the trials, participants will perform order reconstruction. The six words will appear again on the screen, distributed over two lines in a random order. Using their computer mouse, participants will click on each item in the order in which the words have appeared at encoding. After each click, the selected word will be replaced by a string of “#” characters to signal that it will no longer be available during subsequent retrieval attempts. After recalling/selecting the last item, participants will click on a “Next trial” button to move on to the next experimental trial.</w:t>
      </w:r>
    </w:p>
    <w:p>
      <w:pPr>
        <w:pStyle w:val="Normal"/>
        <w:rPr/>
      </w:pPr>
      <w:r>
        <w:rPr/>
        <w:tab/>
        <w:t xml:space="preserve">The inclusion of this combined serial recall/order reconstruction procedure is motivated by two reasons. In scoring </w:t>
      </w:r>
      <w:ins w:id="379" w:author="Unknown Author" w:date="2025-09-29T15:12:48Z">
        <w:r>
          <w:rPr/>
          <w:t>order-</w:t>
        </w:r>
      </w:ins>
      <w:r>
        <w:rPr/>
        <w:t xml:space="preserve">recall performance we treat item errors such as omissions and extra-list intrusions as missing data, as they are not diagnostic of confusion errors. In order reconstruction, such item errors are not possible, which means that every response can be exploited as a datapoint informative about similarity-driven confusions. However, we also anticipated the possibility that, in order reconstruction, participants might adopt a strategy in which they remember only the first or last letter of each word to maximize their performance. Using this strategy would reduce the likelihood of observing a phonological similarity effect and therefore weaken our manipulation. Using such a strategy would be useless in serial recall, which is why we plan to include it. The testing condition (serial recall, order reconstruction) will be post-cued: It will not be revealed before the retrieval phase and will be pseudo-randomly assigned to each trial, ensuring that items are encoded the same way for each test. One of our previous studies revealed strong phonological similarity effects across both testing conditions with this combination of experimental parameters </w:t>
      </w:r>
      <w:bookmarkStart w:id="29" w:name="ZOTERO_BREF_mpXWQn6zOGFU"/>
      <w:r>
        <w:rPr/>
        <w:t>(Kowialiewski et al., 2023)</w:t>
      </w:r>
      <w:bookmarkEnd w:id="29"/>
      <w:r>
        <w:rPr/>
        <w:t>. Participants will perform four training trials: Two trials in each testing condition.</w:t>
      </w:r>
    </w:p>
    <w:p>
      <w:pPr>
        <w:pStyle w:val="Normal"/>
        <w:ind w:firstLine="708"/>
        <w:rPr>
          <w:bCs/>
        </w:rPr>
      </w:pPr>
      <w:r>
        <w:rPr>
          <w:bCs/>
        </w:rPr>
        <w:t>The scoring procedure and statistical analyses will be performed the same way as the preliminary experiment.</w:t>
      </w:r>
    </w:p>
    <w:p>
      <w:pPr>
        <w:pStyle w:val="Normal"/>
        <w:rPr>
          <w:color w:val="000000"/>
        </w:rPr>
      </w:pPr>
      <w:r>
        <w:rPr>
          <w:color w:val="000000"/>
        </w:rPr>
      </w:r>
    </w:p>
    <w:p>
      <w:pPr>
        <w:pStyle w:val="Heading2"/>
        <w:numPr>
          <w:ilvl w:val="0"/>
          <w:numId w:val="3"/>
        </w:numPr>
        <w:rPr/>
      </w:pPr>
      <w:r>
        <w:rPr/>
        <w:t>Results</w:t>
      </w:r>
    </w:p>
    <w:p>
      <w:pPr>
        <w:pStyle w:val="Normal"/>
        <w:rPr/>
      </w:pPr>
      <w:commentRangeStart w:id="5"/>
      <w:r>
        <w:rPr/>
        <w:tab/>
      </w:r>
      <w:r>
        <w:rPr>
          <w:i/>
          <w:iCs/>
        </w:rPr>
        <w:t xml:space="preserve">Predictions. </w:t>
      </w:r>
      <w:r>
        <w:rPr/>
        <w:t>XXX</w:t>
        <w:tab/>
      </w:r>
      <w:commentRangeEnd w:id="5"/>
      <w:r>
        <w:commentReference w:id="5"/>
      </w:r>
      <w:r>
        <w:rPr/>
      </w:r>
    </w:p>
    <w:p>
      <w:pPr>
        <w:pStyle w:val="Normal"/>
        <w:rPr/>
      </w:pPr>
      <w:r>
        <w:rPr/>
        <w:tab/>
        <w:t>[To be completed after Stage 1]</w:t>
      </w:r>
    </w:p>
    <w:p>
      <w:pPr>
        <w:pStyle w:val="Normal"/>
        <w:rPr/>
      </w:pPr>
      <w:r>
        <w:rPr/>
      </w:r>
    </w:p>
    <w:p>
      <w:pPr>
        <w:pStyle w:val="Heading2"/>
        <w:numPr>
          <w:ilvl w:val="0"/>
          <w:numId w:val="3"/>
        </w:numPr>
        <w:rPr/>
      </w:pPr>
      <w:r>
        <w:rPr/>
        <w:t>Discussion</w:t>
      </w:r>
    </w:p>
    <w:p>
      <w:pPr>
        <w:pStyle w:val="Normal"/>
        <w:rPr/>
      </w:pPr>
      <w:r>
        <w:rPr/>
        <w:tab/>
        <w:t>[To be completed after Stage 1]</w:t>
      </w:r>
    </w:p>
    <w:p>
      <w:pPr>
        <w:pStyle w:val="Normal"/>
        <w:rPr/>
      </w:pPr>
      <w:r>
        <w:rPr/>
      </w:r>
    </w:p>
    <w:p>
      <w:pPr>
        <w:pStyle w:val="Heading1"/>
        <w:numPr>
          <w:ilvl w:val="0"/>
          <w:numId w:val="3"/>
        </w:numPr>
        <w:rPr/>
      </w:pPr>
      <w:r>
        <w:rPr/>
        <w:t>General discussion</w:t>
      </w:r>
    </w:p>
    <w:p>
      <w:pPr>
        <w:pStyle w:val="Normal"/>
        <w:rPr/>
      </w:pPr>
      <w:r>
        <w:rPr/>
        <w:t>[This section will be completed after Stage 1 of reviews and data collection]</w:t>
      </w:r>
    </w:p>
    <w:p>
      <w:pPr>
        <w:pStyle w:val="BodyText"/>
        <w:rPr/>
      </w:pPr>
      <w:r>
        <w:rPr/>
      </w:r>
    </w:p>
    <w:p>
      <w:pPr>
        <w:pStyle w:val="Heading1"/>
        <w:numPr>
          <w:ilvl w:val="0"/>
          <w:numId w:val="3"/>
        </w:numPr>
        <w:rPr/>
      </w:pPr>
      <w:bookmarkStart w:id="30" w:name="_heading=h.tp9qahhpf5tr"/>
      <w:bookmarkEnd w:id="30"/>
      <w:r>
        <w:rPr/>
        <w:t>Conclusion</w:t>
      </w:r>
    </w:p>
    <w:p>
      <w:pPr>
        <w:pStyle w:val="Normal"/>
        <w:rPr>
          <w:rFonts w:cs="Arial"/>
          <w:b/>
          <w:bCs/>
          <w:szCs w:val="32"/>
        </w:rPr>
      </w:pPr>
      <w:r>
        <w:rPr/>
        <w:t>[This section will be completed after Stage 1 of reviews and data collection]</w:t>
      </w:r>
      <w:r>
        <w:br w:type="page"/>
      </w:r>
    </w:p>
    <w:p>
      <w:pPr>
        <w:pStyle w:val="Normal"/>
        <w:spacing w:before="0" w:after="0"/>
        <w:rPr/>
      </w:pPr>
      <w:r>
        <w:rPr/>
        <w:t xml:space="preserve"> </w:t>
      </w:r>
      <w:r>
        <w:rPr/>
        <w:t>Appendix A</w:t>
      </w:r>
    </w:p>
    <w:p>
      <w:pPr>
        <w:pStyle w:val="Normal"/>
        <w:spacing w:before="0" w:after="0"/>
        <w:rPr/>
      </w:pPr>
      <w:r>
        <w:rPr/>
      </w:r>
    </w:p>
    <w:p>
      <w:pPr>
        <w:pStyle w:val="Normal"/>
        <w:spacing w:before="0" w:after="0"/>
        <w:rPr>
          <w:b/>
          <w:bCs/>
          <w:ins w:id="382" w:author="Unknown Author" w:date="2025-09-29T15:44:41Z"/>
        </w:rPr>
      </w:pPr>
      <w:r>
        <w:rPr>
          <w:rFonts w:eastAsia="Noto Serif CJK SC" w:cs="Lohit Devanagari"/>
          <w:b/>
          <w:bCs/>
          <w:color w:val="auto"/>
          <w:lang w:val="en-US" w:eastAsia="zh-CN" w:bidi="hi-IN"/>
          <w:rPrChange w:id="0" w:author="Unknown Author" w:date="2025-09-29T15:44:48Z">
            <w:rPr>
              <w:sz w:val="24"/>
              <w:kern w:val="2"/>
              <w:szCs w:val="24"/>
            </w:rPr>
          </w:rPrChange>
        </w:rPr>
        <w:t>Figure A</w:t>
      </w:r>
      <w:ins w:id="381" w:author="Unknown Author" w:date="2025-09-29T15:44:41Z">
        <w:r>
          <w:rPr>
            <w:b/>
            <w:bCs/>
          </w:rPr>
          <w:t>1</w:t>
        </w:r>
      </w:ins>
    </w:p>
    <w:p>
      <w:pPr>
        <w:pStyle w:val="Normal"/>
        <w:spacing w:before="0" w:after="0"/>
        <w:rPr>
          <w:ins w:id="384" w:author="Unknown Author" w:date="2025-09-29T15:44:41Z"/>
        </w:rPr>
      </w:pPr>
      <w:ins w:id="383" w:author="Unknown Author" w:date="2025-09-29T15:44:41Z">
        <w:r>
          <w:rPr/>
          <w:drawing>
            <wp:inline distT="0" distB="0" distL="0" distR="0">
              <wp:extent cx="5943600" cy="3395980"/>
              <wp:effectExtent l="0" t="0" r="0" b="0"/>
              <wp:docPr id="7" name="Image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title=""/>
                      <pic:cNvPicPr>
                        <a:picLocks noChangeAspect="1" noChangeArrowheads="1"/>
                      </pic:cNvPicPr>
                    </pic:nvPicPr>
                    <pic:blipFill>
                      <a:blip r:embed="rId18">
                        <a:extLst>
                          <a:ext uri="{96DAC541-7B7A-43D3-8B79-37D633B846F1}">
                            <asvg:svgBlip xmlns:asvg="http://schemas.microsoft.com/office/drawing/2016/SVG/main" r:embed="rId19"/>
                          </a:ext>
                        </a:extLst>
                      </a:blip>
                      <a:stretch>
                        <a:fillRect/>
                      </a:stretch>
                    </pic:blipFill>
                    <pic:spPr bwMode="auto">
                      <a:xfrm>
                        <a:off x="0" y="0"/>
                        <a:ext cx="5943600" cy="3395980"/>
                      </a:xfrm>
                      <a:prstGeom prst="rect">
                        <a:avLst/>
                      </a:prstGeom>
                      <a:noFill/>
                    </pic:spPr>
                  </pic:pic>
                </a:graphicData>
              </a:graphic>
            </wp:inline>
          </w:drawing>
        </w:r>
      </w:ins>
    </w:p>
    <w:p>
      <w:pPr>
        <w:pStyle w:val="Normal"/>
        <w:spacing w:before="0" w:after="0"/>
        <w:rPr>
          <w:ins w:id="387" w:author="Unknown Author" w:date="2025-09-29T15:44:41Z"/>
        </w:rPr>
      </w:pPr>
      <w:ins w:id="385" w:author="Unknown Author" w:date="2025-09-29T15:44:41Z">
        <w:r>
          <w:rPr>
            <w:i/>
            <w:iCs/>
          </w:rPr>
          <w:t>Note</w:t>
        </w:r>
      </w:ins>
      <w:ins w:id="386" w:author="Unknown Author" w:date="2025-09-29T15:44:41Z">
        <w:r>
          <w:rPr/>
          <w:t>. We report only the results aggregated across all representational models, because they all produced very similar serial position curves.</w:t>
        </w:r>
      </w:ins>
    </w:p>
    <w:p>
      <w:pPr>
        <w:pStyle w:val="Normal"/>
        <w:spacing w:before="0" w:after="0"/>
        <w:rPr>
          <w:ins w:id="389" w:author="Unknown Author" w:date="2025-09-29T15:44:41Z"/>
        </w:rPr>
      </w:pPr>
      <w:ins w:id="388" w:author="Unknown Author" w:date="2025-09-29T15:44:41Z">
        <w:r>
          <w:rPr/>
        </w:r>
      </w:ins>
    </w:p>
    <w:p>
      <w:pPr>
        <w:pStyle w:val="Normal"/>
        <w:spacing w:before="0" w:after="0"/>
        <w:rPr>
          <w:b/>
          <w:bCs/>
          <w:ins w:id="391" w:author="Unknown Author" w:date="2025-09-29T15:44:41Z"/>
        </w:rPr>
      </w:pPr>
      <w:ins w:id="390" w:author="Unknown Author" w:date="2025-09-29T15:44:41Z">
        <w:r>
          <w:rPr>
            <w:b/>
            <w:bCs/>
          </w:rPr>
          <w:t>Figure A2</w:t>
        </w:r>
      </w:ins>
    </w:p>
    <w:p>
      <w:pPr>
        <w:pStyle w:val="Normal"/>
        <w:spacing w:before="0" w:after="0"/>
        <w:rPr/>
      </w:pPr>
      <w:ins w:id="392" w:author="Unknown Author" w:date="2025-09-29T15:48:49Z">
        <w:r>
          <w:drawing>
            <wp:anchor behindDoc="0" distT="0" distB="0" distL="0" distR="0" simplePos="0" locked="0" layoutInCell="0" allowOverlap="1" relativeHeight="9">
              <wp:simplePos x="0" y="0"/>
              <wp:positionH relativeFrom="column">
                <wp:align>left</wp:align>
              </wp:positionH>
              <wp:positionV relativeFrom="paragraph">
                <wp:posOffset>635</wp:posOffset>
              </wp:positionV>
              <wp:extent cx="5943600" cy="3395980"/>
              <wp:effectExtent l="0" t="0" r="0" b="0"/>
              <wp:wrapTopAndBottom/>
              <wp:docPr id="8" name="Image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title=""/>
                      <pic:cNvPicPr>
                        <a:picLocks noChangeAspect="1" noChangeArrowheads="1"/>
                      </pic:cNvPicPr>
                    </pic:nvPicPr>
                    <pic:blipFill>
                      <a:blip r:embed="rId20">
                        <a:extLst>
                          <a:ext uri="{96DAC541-7B7A-43D3-8B79-37D633B846F1}">
                            <asvg:svgBlip xmlns:asvg="http://schemas.microsoft.com/office/drawing/2016/SVG/main" r:embed="rId21"/>
                          </a:ext>
                        </a:extLst>
                      </a:blip>
                      <a:stretch>
                        <a:fillRect/>
                      </a:stretch>
                    </pic:blipFill>
                    <pic:spPr bwMode="auto">
                      <a:xfrm>
                        <a:off x="0" y="0"/>
                        <a:ext cx="5943600" cy="3395980"/>
                      </a:xfrm>
                      <a:prstGeom prst="rect">
                        <a:avLst/>
                      </a:prstGeom>
                      <a:noFill/>
                    </pic:spPr>
                  </pic:pic>
                </a:graphicData>
              </a:graphic>
            </wp:anchor>
          </w:drawing>
        </w:r>
      </w:ins>
      <w:ins w:id="393" w:author="Unknown Author" w:date="2025-09-29T15:48:49Z">
        <w:r>
          <w:rPr>
            <w:i/>
            <w:iCs/>
          </w:rPr>
          <w:t>Note</w:t>
        </w:r>
      </w:ins>
      <w:ins w:id="394" w:author="Unknown Author" w:date="2025-09-29T15:48:49Z">
        <w:r>
          <w:rPr/>
          <w:t>. We report only the results aggregated across all representational models, because they all produced very similar serial position curves.</w:t>
        </w:r>
      </w:ins>
      <w:r>
        <w:br w:type="page"/>
      </w:r>
    </w:p>
    <w:p>
      <w:pPr>
        <w:pStyle w:val="Normal"/>
        <w:spacing w:before="0" w:after="0"/>
        <w:rPr>
          <w:b/>
          <w:bCs/>
        </w:rPr>
      </w:pPr>
      <w:r>
        <w:rPr>
          <w:b/>
          <w:bCs/>
        </w:rPr>
        <w:t xml:space="preserve">Appendix </w:t>
      </w:r>
      <w:ins w:id="395" w:author="Unknown Author" w:date="2025-09-29T15:44:10Z">
        <w:r>
          <w:rPr>
            <w:b/>
            <w:bCs/>
          </w:rPr>
          <w:t>B</w:t>
        </w:r>
      </w:ins>
      <w:del w:id="396" w:author="Unknown Author" w:date="2025-09-29T15:44:10Z">
        <w:r>
          <w:rPr>
            <w:b/>
            <w:bCs/>
          </w:rPr>
          <w:delText>A</w:delText>
        </w:r>
      </w:del>
    </w:p>
    <w:p>
      <w:pPr>
        <w:pStyle w:val="Normal"/>
        <w:rPr/>
      </w:pPr>
      <w:r>
        <w:rPr/>
      </w:r>
    </w:p>
    <w:p>
      <w:pPr>
        <w:pStyle w:val="Normal"/>
        <w:rPr>
          <w:b/>
          <w:bCs/>
        </w:rPr>
      </w:pPr>
      <w:r>
        <w:rPr>
          <w:b/>
          <w:bCs/>
        </w:rPr>
        <w:t xml:space="preserve">Figure </w:t>
      </w:r>
      <w:ins w:id="397" w:author="Unknown Author" w:date="2025-09-29T15:44:37Z">
        <w:r>
          <w:rPr>
            <w:b/>
            <w:bCs/>
          </w:rPr>
          <w:t>B</w:t>
        </w:r>
      </w:ins>
      <w:del w:id="398" w:author="Unknown Author" w:date="2025-09-29T15:44:37Z">
        <w:r>
          <w:rPr>
            <w:b/>
            <w:bCs/>
          </w:rPr>
          <w:delText>A</w:delText>
        </w:r>
      </w:del>
    </w:p>
    <w:p>
      <w:pPr>
        <w:pStyle w:val="Normal"/>
        <w:rPr/>
      </w:pPr>
      <w:r>
        <w:rPr/>
        <w:t>XXX</w:t>
      </w:r>
    </w:p>
    <w:p>
      <w:pPr>
        <w:pStyle w:val="Normal"/>
        <w:rPr/>
      </w:pPr>
      <w:r>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5943600" cy="6686550"/>
            <wp:effectExtent l="0" t="0" r="0" b="0"/>
            <wp:wrapSquare wrapText="largest"/>
            <wp:docPr id="9"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4" descr="" title=""/>
                    <pic:cNvPicPr>
                      <a:picLocks noChangeAspect="1" noChangeArrowheads="1"/>
                    </pic:cNvPicPr>
                  </pic:nvPicPr>
                  <pic:blipFill>
                    <a:blip r:embed="rId22"/>
                    <a:stretch>
                      <a:fillRect/>
                    </a:stretch>
                  </pic:blipFill>
                  <pic:spPr bwMode="auto">
                    <a:xfrm>
                      <a:off x="0" y="0"/>
                      <a:ext cx="5943600" cy="6686550"/>
                    </a:xfrm>
                    <a:prstGeom prst="rect">
                      <a:avLst/>
                    </a:prstGeom>
                    <a:noFill/>
                  </pic:spPr>
                </pic:pic>
              </a:graphicData>
            </a:graphic>
          </wp:anchor>
        </w:drawing>
      </w:r>
    </w:p>
    <w:p>
      <w:pPr>
        <w:pStyle w:val="Normal"/>
        <w:rPr/>
      </w:pPr>
      <w:r>
        <w:rPr>
          <w:i/>
          <w:iCs/>
        </w:rPr>
        <w:t>Note</w:t>
      </w:r>
      <w:r>
        <w:rPr/>
        <w:t>. XXX</w:t>
      </w:r>
      <w:r>
        <w:br w:type="page"/>
      </w:r>
    </w:p>
    <w:p>
      <w:pPr>
        <w:pStyle w:val="Heading1"/>
        <w:numPr>
          <w:ilvl w:val="0"/>
          <w:numId w:val="3"/>
        </w:numPr>
        <w:spacing w:before="0" w:after="0"/>
        <w:rPr/>
      </w:pPr>
      <w:r>
        <w:rPr/>
        <w:t>References</w:t>
      </w:r>
    </w:p>
    <w:p>
      <w:pPr>
        <w:pStyle w:val="Bibliography1"/>
        <w:rPr/>
      </w:pPr>
      <w:bookmarkStart w:id="31" w:name="ZOTERO_BREF_tiDl6E5XsExg"/>
      <w:r>
        <w:rPr/>
        <w:t xml:space="preserve">Acheson, D. J., Postle, B. R., &amp; MacDonald, M. C. (2010). The interaction of concreteness and phonological similarity in verbal working memory. </w:t>
      </w:r>
      <w:r>
        <w:rPr>
          <w:i/>
        </w:rPr>
        <w:t>Journal of Experimental Psychology: Learning, Memory, and Cognition</w:t>
      </w:r>
      <w:r>
        <w:rPr/>
        <w:t xml:space="preserve">, </w:t>
      </w:r>
      <w:r>
        <w:rPr>
          <w:i/>
        </w:rPr>
        <w:t>36</w:t>
      </w:r>
      <w:r>
        <w:rPr/>
        <w:t>(1), 17–36. https://doi.org/10.1037/a0017679</w:t>
      </w:r>
    </w:p>
    <w:p>
      <w:pPr>
        <w:pStyle w:val="Bibliography1"/>
        <w:rPr/>
      </w:pPr>
      <w:r>
        <w:rPr/>
        <w:t xml:space="preserve">Baddeley, A. D. (1966). Short-term Memory for Word Sequences as a Function of Acoustic, Semantic and Formal Similarity. </w:t>
      </w:r>
      <w:r>
        <w:rPr>
          <w:i/>
        </w:rPr>
        <w:t>Quarterly Journal of Experimental Psychology</w:t>
      </w:r>
      <w:r>
        <w:rPr/>
        <w:t xml:space="preserve">, </w:t>
      </w:r>
      <w:r>
        <w:rPr>
          <w:i/>
        </w:rPr>
        <w:t>18</w:t>
      </w:r>
      <w:r>
        <w:rPr/>
        <w:t>(4), 362–365. https://doi.org/10.1080/14640746608400055</w:t>
      </w:r>
    </w:p>
    <w:p>
      <w:pPr>
        <w:pStyle w:val="Bibliography1"/>
        <w:rPr/>
      </w:pPr>
      <w:r>
        <w:rPr/>
        <w:t xml:space="preserve">Brown, G. D. A., Neath, I., &amp; Chater, N. (2007). A temporal ratio model of memory. </w:t>
      </w:r>
      <w:r>
        <w:rPr>
          <w:i/>
        </w:rPr>
        <w:t>Psychological Review</w:t>
      </w:r>
      <w:r>
        <w:rPr/>
        <w:t xml:space="preserve">, </w:t>
      </w:r>
      <w:r>
        <w:rPr>
          <w:i/>
        </w:rPr>
        <w:t>114</w:t>
      </w:r>
      <w:r>
        <w:rPr/>
        <w:t>(3), 539–576. https://doi.org/10.1037/0033-295X.114.3.539</w:t>
      </w:r>
    </w:p>
    <w:p>
      <w:pPr>
        <w:pStyle w:val="Bibliography1"/>
        <w:rPr/>
      </w:pPr>
      <w:r>
        <w:rPr/>
        <w:t xml:space="preserve">Bürkner, P.-C. (2017). brms: An R Package for Bayesian Multilevel Models Using Stan. </w:t>
      </w:r>
      <w:r>
        <w:rPr>
          <w:i/>
        </w:rPr>
        <w:t>Journal of Statistical Software</w:t>
      </w:r>
      <w:r>
        <w:rPr/>
        <w:t xml:space="preserve">, </w:t>
      </w:r>
      <w:r>
        <w:rPr>
          <w:i/>
        </w:rPr>
        <w:t>80</w:t>
      </w:r>
      <w:r>
        <w:rPr/>
        <w:t>(1). https://doi.org/10.18637/jss.v080.i01</w:t>
      </w:r>
    </w:p>
    <w:p>
      <w:pPr>
        <w:pStyle w:val="Bibliography1"/>
        <w:rPr/>
      </w:pPr>
      <w:r>
        <w:rPr/>
        <w:t xml:space="preserve">Camos, V., Mora, G., &amp; Barrouillet, P. (2013). Phonological Similarity Effect in Complex Span Task. </w:t>
      </w:r>
      <w:r>
        <w:rPr>
          <w:i/>
        </w:rPr>
        <w:t>Quarterly Journal of Experimental Psychology</w:t>
      </w:r>
      <w:r>
        <w:rPr/>
        <w:t xml:space="preserve">, </w:t>
      </w:r>
      <w:r>
        <w:rPr>
          <w:i/>
        </w:rPr>
        <w:t>66</w:t>
      </w:r>
      <w:r>
        <w:rPr/>
        <w:t>(10), 1927–1950. https://doi.org/10.1080/17470218.2013.768275</w:t>
      </w:r>
    </w:p>
    <w:p>
      <w:pPr>
        <w:pStyle w:val="Bibliography1"/>
        <w:rPr/>
      </w:pPr>
      <w:r>
        <w:rPr/>
        <w:t xml:space="preserve">Coltheart, V. (1993). Effects of phonological similarity and concurrent irrelevant articulation on short-term-memory recall of repeated and novel word lists. </w:t>
      </w:r>
      <w:r>
        <w:rPr>
          <w:i/>
        </w:rPr>
        <w:t>Memory &amp; Cognition</w:t>
      </w:r>
      <w:r>
        <w:rPr/>
        <w:t xml:space="preserve">, </w:t>
      </w:r>
      <w:r>
        <w:rPr>
          <w:i/>
        </w:rPr>
        <w:t>21</w:t>
      </w:r>
      <w:r>
        <w:rPr/>
        <w:t>(4), 539–545. https://doi.org/10.3758/BF03197185</w:t>
      </w:r>
    </w:p>
    <w:p>
      <w:pPr>
        <w:pStyle w:val="Bibliography1"/>
        <w:rPr/>
      </w:pPr>
      <w:r>
        <w:rPr/>
        <w:t xml:space="preserve">Fallon, A. B., Mak, E., Tehan, G., &amp; Daly, Charmaine. (2005). Lexicality and phonological similarity: A challenge for the retrieval‐based account of serial recall? </w:t>
      </w:r>
      <w:r>
        <w:rPr>
          <w:i/>
        </w:rPr>
        <w:t>Memory</w:t>
      </w:r>
      <w:r>
        <w:rPr/>
        <w:t xml:space="preserve">, </w:t>
      </w:r>
      <w:r>
        <w:rPr>
          <w:i/>
        </w:rPr>
        <w:t>13</w:t>
      </w:r>
      <w:r>
        <w:rPr/>
        <w:t>(3–4), 349–356. https://doi.org/10.1080/09658210344000215</w:t>
      </w:r>
    </w:p>
    <w:p>
      <w:pPr>
        <w:pStyle w:val="Bibliography1"/>
        <w:rPr/>
      </w:pPr>
      <w:r>
        <w:rPr/>
        <w:t xml:space="preserve">Farrell, S. (2006). Mixed-list phonological similarity effects in delayed serial recall. </w:t>
      </w:r>
      <w:r>
        <w:rPr>
          <w:i/>
        </w:rPr>
        <w:t>Journal of Memory and Language</w:t>
      </w:r>
      <w:r>
        <w:rPr/>
        <w:t xml:space="preserve">, </w:t>
      </w:r>
      <w:r>
        <w:rPr>
          <w:i/>
        </w:rPr>
        <w:t>55</w:t>
      </w:r>
      <w:r>
        <w:rPr/>
        <w:t>(4), 587–600. https://doi.org/10.1016/j.jml.2006.06.002</w:t>
      </w:r>
    </w:p>
    <w:p>
      <w:pPr>
        <w:pStyle w:val="Bibliography1"/>
        <w:rPr/>
      </w:pPr>
      <w:r>
        <w:rPr/>
        <w:t xml:space="preserve">Farrell, S., &amp; Lewandowsky, S. (2002). An endogenous distributed model of ordering in serial recall. </w:t>
      </w:r>
      <w:r>
        <w:rPr>
          <w:i/>
        </w:rPr>
        <w:t>Psychonomic Bulletin &amp; Review</w:t>
      </w:r>
      <w:r>
        <w:rPr/>
        <w:t xml:space="preserve">, </w:t>
      </w:r>
      <w:r>
        <w:rPr>
          <w:i/>
        </w:rPr>
        <w:t>9</w:t>
      </w:r>
      <w:r>
        <w:rPr/>
        <w:t>(1), 59–79. https://doi.org/10.3758/BF03196257</w:t>
      </w:r>
    </w:p>
    <w:p>
      <w:pPr>
        <w:pStyle w:val="Bibliography1"/>
        <w:rPr/>
      </w:pPr>
      <w:r>
        <w:rPr/>
        <w:t xml:space="preserve">Farrell, S., Wise, V., &amp; Lelièvre, A. (2011). Relations between timing, position, and grouping in short-term memory. </w:t>
      </w:r>
      <w:r>
        <w:rPr>
          <w:i/>
        </w:rPr>
        <w:t>Memory &amp; Cognition</w:t>
      </w:r>
      <w:r>
        <w:rPr/>
        <w:t xml:space="preserve">, </w:t>
      </w:r>
      <w:r>
        <w:rPr>
          <w:i/>
        </w:rPr>
        <w:t>39</w:t>
      </w:r>
      <w:r>
        <w:rPr/>
        <w:t>(4), 573–587. https://doi.org/10.3758/s13421-010-0053-0</w:t>
      </w:r>
    </w:p>
    <w:p>
      <w:pPr>
        <w:pStyle w:val="Bibliography1"/>
        <w:rPr/>
      </w:pPr>
      <w:r>
        <w:rPr/>
        <w:t xml:space="preserve">Gathercole, S. E., Pickering, S. J., Hall, M., &amp; Peaker, S. M. (2001). Dissociable Lexical and Phonological Influences on Serial Recognition and Serial Recall. </w:t>
      </w:r>
      <w:r>
        <w:rPr>
          <w:i/>
        </w:rPr>
        <w:t>The Quarterly Journal of Experimental Psychology Section A</w:t>
      </w:r>
      <w:r>
        <w:rPr/>
        <w:t xml:space="preserve">, </w:t>
      </w:r>
      <w:r>
        <w:rPr>
          <w:i/>
        </w:rPr>
        <w:t>54</w:t>
      </w:r>
      <w:r>
        <w:rPr/>
        <w:t>(1), 1–30. https://doi.org/10.1080/02724980042000002</w:t>
      </w:r>
    </w:p>
    <w:p>
      <w:pPr>
        <w:pStyle w:val="Bibliography1"/>
        <w:rPr/>
      </w:pPr>
      <w:r>
        <w:rPr/>
        <w:t xml:space="preserve">Guérard, K., Saint-Aubin, J., Burns, S. C., &amp; Chamberland, C. (2012). Revisiting backward recall and benchmark memory effects: A reply to Bireta et al. (2010). </w:t>
      </w:r>
      <w:r>
        <w:rPr>
          <w:i/>
        </w:rPr>
        <w:t>Memory &amp; Cognition</w:t>
      </w:r>
      <w:r>
        <w:rPr/>
        <w:t xml:space="preserve">, </w:t>
      </w:r>
      <w:r>
        <w:rPr>
          <w:i/>
        </w:rPr>
        <w:t>40</w:t>
      </w:r>
      <w:r>
        <w:rPr/>
        <w:t>(3), 388–407. https://doi.org/10.3758/s13421-011-0156-2</w:t>
      </w:r>
    </w:p>
    <w:p>
      <w:pPr>
        <w:pStyle w:val="Bibliography1"/>
        <w:rPr/>
      </w:pPr>
      <w:r>
        <w:rPr/>
        <w:t xml:space="preserve">Guérard, K., Tremblay, S., &amp; Saint-Aubin, J. (2009). Short Article: Similarity and Binding in Memory: Bound to be Detrimental. </w:t>
      </w:r>
      <w:r>
        <w:rPr>
          <w:i/>
        </w:rPr>
        <w:t>Quarterly Journal of Experimental Psychology</w:t>
      </w:r>
      <w:r>
        <w:rPr/>
        <w:t xml:space="preserve">, </w:t>
      </w:r>
      <w:r>
        <w:rPr>
          <w:i/>
        </w:rPr>
        <w:t>62</w:t>
      </w:r>
      <w:r>
        <w:rPr/>
        <w:t>(1), 26–32. https://doi.org/10.1080/17470210802215277</w:t>
      </w:r>
    </w:p>
    <w:p>
      <w:pPr>
        <w:pStyle w:val="Bibliography1"/>
        <w:rPr/>
      </w:pPr>
      <w:r>
        <w:rPr/>
        <w:t xml:space="preserve">Gupta, P., Lipinski, J., &amp; Aktunc, E. (2005). Reexamining the phonological similarity effect in immediate serial recall: The roles of type of similarity, category cuing, and item recall. </w:t>
      </w:r>
      <w:r>
        <w:rPr>
          <w:i/>
        </w:rPr>
        <w:t>Memory &amp; Cognition</w:t>
      </w:r>
      <w:r>
        <w:rPr/>
        <w:t xml:space="preserve">, </w:t>
      </w:r>
      <w:r>
        <w:rPr>
          <w:i/>
        </w:rPr>
        <w:t>33</w:t>
      </w:r>
      <w:r>
        <w:rPr/>
        <w:t>(6), 1001–1016. https://doi.org/10.3758/BF03193208</w:t>
      </w:r>
    </w:p>
    <w:p>
      <w:pPr>
        <w:pStyle w:val="Bibliography1"/>
        <w:rPr/>
      </w:pPr>
      <w:r>
        <w:rPr/>
        <w:t xml:space="preserve">Hannagan, T., Magnuson, J. S., &amp; Grainger, J. (2013). Spoken word recognition without a TRACE. </w:t>
      </w:r>
      <w:r>
        <w:rPr>
          <w:i/>
        </w:rPr>
        <w:t>Frontiers in Psychology</w:t>
      </w:r>
      <w:r>
        <w:rPr/>
        <w:t xml:space="preserve">, </w:t>
      </w:r>
      <w:r>
        <w:rPr>
          <w:i/>
        </w:rPr>
        <w:t>4</w:t>
      </w:r>
      <w:r>
        <w:rPr/>
        <w:t>. https://doi.org/10.3389/fpsyg.2013.00563</w:t>
      </w:r>
    </w:p>
    <w:p>
      <w:pPr>
        <w:pStyle w:val="Bibliography1"/>
        <w:rPr/>
      </w:pPr>
      <w:r>
        <w:rPr/>
        <w:t xml:space="preserve">Henson, R. N. A. (1998). Short-Term Memory for Serial Order: The Start-End Model. </w:t>
      </w:r>
      <w:r>
        <w:rPr>
          <w:i/>
        </w:rPr>
        <w:t>Cognitive Psychology</w:t>
      </w:r>
      <w:r>
        <w:rPr/>
        <w:t xml:space="preserve">, </w:t>
      </w:r>
      <w:r>
        <w:rPr>
          <w:i/>
        </w:rPr>
        <w:t>36</w:t>
      </w:r>
      <w:r>
        <w:rPr/>
        <w:t>(2), 73–137. https://doi.org/10.1006/cogp.1998.0685</w:t>
      </w:r>
    </w:p>
    <w:p>
      <w:pPr>
        <w:pStyle w:val="Bibliography1"/>
        <w:rPr/>
      </w:pPr>
      <w:r>
        <w:rPr/>
        <w:t xml:space="preserve">Karlsen, P. J., Imenes, A. G., Johannessen, K., Endestad, T., &amp; Lian, A. (2007). Why does the phonological similarity effect reverse with nonwords? </w:t>
      </w:r>
      <w:r>
        <w:rPr>
          <w:i/>
        </w:rPr>
        <w:t>Psychological Research</w:t>
      </w:r>
      <w:r>
        <w:rPr/>
        <w:t xml:space="preserve">, </w:t>
      </w:r>
      <w:r>
        <w:rPr>
          <w:i/>
        </w:rPr>
        <w:t>71</w:t>
      </w:r>
      <w:r>
        <w:rPr/>
        <w:t>(4), 448–457. https://doi.org/10.1007/s00426-005-0042-2</w:t>
      </w:r>
    </w:p>
    <w:p>
      <w:pPr>
        <w:pStyle w:val="Bibliography1"/>
        <w:rPr/>
      </w:pPr>
      <w:r>
        <w:rPr/>
        <w:t xml:space="preserve">Kowialiewski, B., Krasnoff, J., Mizrak, E., &amp; Oberauer, K. (2023). Verbal working memory encodes phonological and semantic information differently. </w:t>
      </w:r>
      <w:r>
        <w:rPr>
          <w:i/>
        </w:rPr>
        <w:t>Cognition</w:t>
      </w:r>
      <w:r>
        <w:rPr/>
        <w:t xml:space="preserve">, </w:t>
      </w:r>
      <w:r>
        <w:rPr>
          <w:i/>
        </w:rPr>
        <w:t>233</w:t>
      </w:r>
      <w:r>
        <w:rPr/>
        <w:t>(105364). https://doi.org/10.1016/j.cognition.2022.105364</w:t>
      </w:r>
    </w:p>
    <w:p>
      <w:pPr>
        <w:pStyle w:val="Bibliography1"/>
        <w:rPr/>
      </w:pPr>
      <w:r>
        <w:rPr/>
        <w:t xml:space="preserve">Kowialiewski, B., &amp; Oberauer, K. (2025). Semantic Representations in Working Memory: A Computational Model. </w:t>
      </w:r>
      <w:r>
        <w:rPr>
          <w:i/>
        </w:rPr>
        <w:t>Psychological Review</w:t>
      </w:r>
      <w:r>
        <w:rPr/>
        <w:t>. https://doi.org/10.1037/rev0000562</w:t>
      </w:r>
    </w:p>
    <w:p>
      <w:pPr>
        <w:pStyle w:val="Bibliography1"/>
        <w:rPr/>
      </w:pPr>
      <w:r>
        <w:rPr/>
        <w:t xml:space="preserve">Lewandowsky, S., &amp; Farrell, S. (2008). Phonological similarity in serial recall: Constraints on theories of memory. </w:t>
      </w:r>
      <w:r>
        <w:rPr>
          <w:i/>
        </w:rPr>
        <w:t>Journal of Memory and Language</w:t>
      </w:r>
      <w:r>
        <w:rPr/>
        <w:t xml:space="preserve">, </w:t>
      </w:r>
      <w:r>
        <w:rPr>
          <w:i/>
        </w:rPr>
        <w:t>58</w:t>
      </w:r>
      <w:r>
        <w:rPr/>
        <w:t>(2), 429–448. https://doi.org/10.1016/j.jml.2007.01.005</w:t>
      </w:r>
    </w:p>
    <w:p>
      <w:pPr>
        <w:pStyle w:val="Bibliography1"/>
        <w:rPr/>
      </w:pPr>
      <w:r>
        <w:rPr/>
        <w:t xml:space="preserve">Li, X., Schweickert, R., &amp; Gandour, J. (2000). The phonological similarity effect in immediate recall: Positions of shared phonemes. </w:t>
      </w:r>
      <w:r>
        <w:rPr>
          <w:i/>
        </w:rPr>
        <w:t>Memory &amp; Cognition</w:t>
      </w:r>
      <w:r>
        <w:rPr/>
        <w:t xml:space="preserve">, </w:t>
      </w:r>
      <w:r>
        <w:rPr>
          <w:i/>
        </w:rPr>
        <w:t>28</w:t>
      </w:r>
      <w:r>
        <w:rPr/>
        <w:t>(7), 1116–1125. https://doi.org/10.3758/BF03211813</w:t>
      </w:r>
    </w:p>
    <w:p>
      <w:pPr>
        <w:pStyle w:val="Bibliography1"/>
        <w:rPr/>
      </w:pPr>
      <w:r>
        <w:rPr/>
        <w:t xml:space="preserve">Lian, A., &amp; Karlsen, P. J. (2004). Advantages and disadvantages of phonological similarity in serial recall and serial recognition of nonwords. </w:t>
      </w:r>
      <w:r>
        <w:rPr>
          <w:i/>
        </w:rPr>
        <w:t>Memory &amp; Cognition</w:t>
      </w:r>
      <w:r>
        <w:rPr/>
        <w:t xml:space="preserve">, </w:t>
      </w:r>
      <w:r>
        <w:rPr>
          <w:i/>
        </w:rPr>
        <w:t>32</w:t>
      </w:r>
      <w:r>
        <w:rPr/>
        <w:t>(2), 223–234. https://doi.org/10.3758/BF03196854</w:t>
      </w:r>
    </w:p>
    <w:p>
      <w:pPr>
        <w:pStyle w:val="Bibliography1"/>
        <w:rPr/>
      </w:pPr>
      <w:r>
        <w:rPr/>
        <w:t xml:space="preserve">Luce, P. A., &amp; Pisoni, D. B. (1998). Recognizing Spoken Words: The Neighborhood Activation Model. </w:t>
      </w:r>
      <w:r>
        <w:rPr>
          <w:i/>
        </w:rPr>
        <w:t>Ear and Hearing</w:t>
      </w:r>
      <w:r>
        <w:rPr/>
        <w:t xml:space="preserve">, </w:t>
      </w:r>
      <w:r>
        <w:rPr>
          <w:i/>
        </w:rPr>
        <w:t>19</w:t>
      </w:r>
      <w:r>
        <w:rPr/>
        <w:t>(1), 1–36. https://doi.org/10.1097/00003446-199802000-00001</w:t>
      </w:r>
    </w:p>
    <w:p>
      <w:pPr>
        <w:pStyle w:val="Bibliography1"/>
        <w:rPr/>
      </w:pPr>
      <w:r>
        <w:rPr/>
        <w:t xml:space="preserve">Morey, R. D. (2008). Confidence Intervals from Normalized Data: A correction to Cousineau (2005). </w:t>
      </w:r>
      <w:r>
        <w:rPr>
          <w:i/>
        </w:rPr>
        <w:t>Tutorials in Quantitative Methods for Psychology</w:t>
      </w:r>
      <w:r>
        <w:rPr/>
        <w:t xml:space="preserve">, </w:t>
      </w:r>
      <w:r>
        <w:rPr>
          <w:i/>
        </w:rPr>
        <w:t>4</w:t>
      </w:r>
      <w:r>
        <w:rPr/>
        <w:t>(2), 61–64. https://doi.org/10.20982/tqmp.04.2.p061</w:t>
      </w:r>
    </w:p>
    <w:p>
      <w:pPr>
        <w:pStyle w:val="Bibliography1"/>
        <w:rPr/>
      </w:pPr>
      <w:r>
        <w:rPr/>
        <w:t xml:space="preserve">Mueller, S. T., Seymour, T. L., Kieras, D. E., &amp; Meyer, D. E. (2003). Theoretical Implications of Articulatory Duration, Phonological Similarity, and Phonological Complexity in Verbal Working Memory. </w:t>
      </w:r>
      <w:r>
        <w:rPr>
          <w:i/>
        </w:rPr>
        <w:t>Journal of Experimental Psychology: Learning, Memory, and Cognition</w:t>
      </w:r>
      <w:r>
        <w:rPr/>
        <w:t xml:space="preserve">, </w:t>
      </w:r>
      <w:r>
        <w:rPr>
          <w:i/>
        </w:rPr>
        <w:t>29</w:t>
      </w:r>
      <w:r>
        <w:rPr/>
        <w:t>(6), 1353–1380. https://doi.org/10.1037/0278-7393.29.6.1353</w:t>
      </w:r>
    </w:p>
    <w:p>
      <w:pPr>
        <w:pStyle w:val="Bibliography1"/>
        <w:rPr/>
      </w:pPr>
      <w:r>
        <w:rPr/>
        <w:t xml:space="preserve">Nairne, J. S., &amp; Kelley, M. C. (1999). Reversing the phonological similarity effect. </w:t>
      </w:r>
      <w:r>
        <w:rPr>
          <w:i/>
        </w:rPr>
        <w:t>Memory &amp; Cognition</w:t>
      </w:r>
      <w:r>
        <w:rPr/>
        <w:t xml:space="preserve">, </w:t>
      </w:r>
      <w:r>
        <w:rPr>
          <w:i/>
        </w:rPr>
        <w:t>27</w:t>
      </w:r>
      <w:r>
        <w:rPr/>
        <w:t>(1), 45–53.</w:t>
      </w:r>
    </w:p>
    <w:p>
      <w:pPr>
        <w:pStyle w:val="Bibliography1"/>
        <w:rPr/>
      </w:pPr>
      <w:r>
        <w:rPr/>
        <w:t xml:space="preserve">Nimmo, L. M., &amp; Roodenrys, S. (2004). Investigating the phonological similarity effect: Syllable structure and the position of common phonemes. </w:t>
      </w:r>
      <w:r>
        <w:rPr>
          <w:i/>
        </w:rPr>
        <w:t>Journal of Memory and Language</w:t>
      </w:r>
      <w:r>
        <w:rPr/>
        <w:t xml:space="preserve">, </w:t>
      </w:r>
      <w:r>
        <w:rPr>
          <w:i/>
        </w:rPr>
        <w:t>50</w:t>
      </w:r>
      <w:r>
        <w:rPr/>
        <w:t>(3), 245–258. https://doi.org/10.1016/j.jml.2003.11.001</w:t>
      </w:r>
    </w:p>
    <w:p>
      <w:pPr>
        <w:pStyle w:val="Bibliography1"/>
        <w:rPr/>
      </w:pPr>
      <w:r>
        <w:rPr/>
        <w:t xml:space="preserve">Nimmo, L. M., &amp; Roodenrys, S. (2005). The phonological similarity effect in serial recognition. </w:t>
      </w:r>
      <w:r>
        <w:rPr>
          <w:i/>
        </w:rPr>
        <w:t>Memory</w:t>
      </w:r>
      <w:r>
        <w:rPr/>
        <w:t xml:space="preserve">, </w:t>
      </w:r>
      <w:r>
        <w:rPr>
          <w:i/>
        </w:rPr>
        <w:t>13</w:t>
      </w:r>
      <w:r>
        <w:rPr/>
        <w:t>(7), 773–784. https://doi.org/10.1080/09658210444000386</w:t>
      </w:r>
    </w:p>
    <w:p>
      <w:pPr>
        <w:pStyle w:val="Bibliography1"/>
        <w:rPr/>
      </w:pPr>
      <w:r>
        <w:rPr/>
        <w:t xml:space="preserve">Nosofsky, R. M. (1986). Attention, Similarity, and the Identification-Categorization Relationship. </w:t>
      </w:r>
      <w:r>
        <w:rPr>
          <w:i/>
        </w:rPr>
        <w:t>Journal of Experimental Psychology: General</w:t>
      </w:r>
      <w:r>
        <w:rPr/>
        <w:t xml:space="preserve">, </w:t>
      </w:r>
      <w:r>
        <w:rPr>
          <w:i/>
        </w:rPr>
        <w:t>115</w:t>
      </w:r>
      <w:r>
        <w:rPr/>
        <w:t>(1), 39.</w:t>
      </w:r>
    </w:p>
    <w:p>
      <w:pPr>
        <w:pStyle w:val="Bibliography1"/>
        <w:rPr/>
      </w:pPr>
      <w:r>
        <w:rPr/>
        <w:t xml:space="preserve">Oberauer, K., Farrell, S., Jarrold, C., &amp; Lewandowsky, S. (2016). What limits working memory capacity? </w:t>
      </w:r>
      <w:r>
        <w:rPr>
          <w:i/>
        </w:rPr>
        <w:t>Psychological Bulletin</w:t>
      </w:r>
      <w:r>
        <w:rPr/>
        <w:t xml:space="preserve">, </w:t>
      </w:r>
      <w:r>
        <w:rPr>
          <w:i/>
        </w:rPr>
        <w:t>142</w:t>
      </w:r>
      <w:r>
        <w:rPr/>
        <w:t>(7), 758–799. https://doi.org/10.1037/bul0000046</w:t>
      </w:r>
    </w:p>
    <w:p>
      <w:pPr>
        <w:pStyle w:val="Bibliography1"/>
        <w:rPr/>
      </w:pPr>
      <w:r>
        <w:rPr/>
        <w:t xml:space="preserve">Oberauer, K., Lewandowsky, S., Farrell, S., Jarrold, C., &amp; Greaves, M. (2012). Modeling working memory: An interference model of complex span. </w:t>
      </w:r>
      <w:r>
        <w:rPr>
          <w:i/>
        </w:rPr>
        <w:t>Psychonomic Bulletin &amp; Review</w:t>
      </w:r>
      <w:r>
        <w:rPr/>
        <w:t xml:space="preserve">, </w:t>
      </w:r>
      <w:r>
        <w:rPr>
          <w:i/>
        </w:rPr>
        <w:t>19</w:t>
      </w:r>
      <w:r>
        <w:rPr/>
        <w:t>(5), 779–819. https://doi.org/10.3758/s13423-012-0272-4</w:t>
      </w:r>
    </w:p>
    <w:p>
      <w:pPr>
        <w:pStyle w:val="Bibliography1"/>
        <w:rPr/>
      </w:pPr>
      <w:r>
        <w:rPr/>
        <w:t xml:space="preserve">Oberauer, K., &amp; Lin, H.-Y. (2024). An interference model for visual and verbal working memory. </w:t>
      </w:r>
      <w:r>
        <w:rPr>
          <w:i/>
        </w:rPr>
        <w:t>Journal of Experimental Psychology: Learning, Memory, and Cognition</w:t>
      </w:r>
      <w:r>
        <w:rPr/>
        <w:t xml:space="preserve">, </w:t>
      </w:r>
      <w:r>
        <w:rPr>
          <w:i/>
        </w:rPr>
        <w:t>50</w:t>
      </w:r>
      <w:r>
        <w:rPr/>
        <w:t>(6), 858–888. https://doi.org/10.1037/xlm0001303</w:t>
      </w:r>
    </w:p>
    <w:p>
      <w:pPr>
        <w:pStyle w:val="Bibliography1"/>
        <w:rPr/>
      </w:pPr>
      <w:r>
        <w:rPr/>
        <w:t xml:space="preserve">Roodenrys, S., Guitard, D., Miller, L. M., Saint‐Aubin, J., &amp; Barron, J. M. (2022). Phonological similarity in the serial recall task hinders item recall, not just order. </w:t>
      </w:r>
      <w:r>
        <w:rPr>
          <w:i/>
        </w:rPr>
        <w:t>British Journal of Psychology</w:t>
      </w:r>
      <w:r>
        <w:rPr/>
        <w:t>, bjop.12575. https://doi.org/10.1111/bjop.12575</w:t>
      </w:r>
    </w:p>
    <w:p>
      <w:pPr>
        <w:pStyle w:val="Bibliography1"/>
        <w:rPr/>
      </w:pPr>
      <w:r>
        <w:rPr/>
        <w:t xml:space="preserve">Schweickert, R. (1993). A multinomial processing tree model for degradation and redintegration in immediate recall. </w:t>
      </w:r>
      <w:r>
        <w:rPr>
          <w:i/>
        </w:rPr>
        <w:t>Memory &amp; Cognition</w:t>
      </w:r>
      <w:r>
        <w:rPr/>
        <w:t xml:space="preserve">, </w:t>
      </w:r>
      <w:r>
        <w:rPr>
          <w:i/>
        </w:rPr>
        <w:t>21</w:t>
      </w:r>
      <w:r>
        <w:rPr/>
        <w:t>(2), 168–175. https://doi.org/10.3758/BF03202729</w:t>
      </w:r>
    </w:p>
    <w:p>
      <w:pPr>
        <w:pStyle w:val="Bibliography1"/>
        <w:rPr/>
      </w:pPr>
      <w:r>
        <w:rPr/>
        <w:t xml:space="preserve">Storn, R., &amp; Price, K. (1997). Differential evolution–a simple and efficient heuristic for global optimization over continuous spaces. </w:t>
      </w:r>
      <w:r>
        <w:rPr>
          <w:i/>
        </w:rPr>
        <w:t>Journal of Global Optimization</w:t>
      </w:r>
      <w:r>
        <w:rPr/>
        <w:t xml:space="preserve">, </w:t>
      </w:r>
      <w:r>
        <w:rPr>
          <w:i/>
        </w:rPr>
        <w:t>11</w:t>
      </w:r>
      <w:r>
        <w:rPr/>
        <w:t>, 341–359.</w:t>
      </w:r>
    </w:p>
    <w:p>
      <w:pPr>
        <w:pStyle w:val="Bibliography1"/>
        <w:rPr/>
      </w:pPr>
      <w:r>
        <w:rPr/>
        <w:t xml:space="preserve">Yarkoni, T., Balota, D., &amp; Yap, M. (2008). Moving beyond Coltheart’s N: A new measure of orthographic similarity. </w:t>
      </w:r>
      <w:r>
        <w:rPr>
          <w:i/>
        </w:rPr>
        <w:t>Psychonomic Bulletin &amp; Review</w:t>
      </w:r>
      <w:r>
        <w:rPr/>
        <w:t xml:space="preserve">, </w:t>
      </w:r>
      <w:r>
        <w:rPr>
          <w:i/>
        </w:rPr>
        <w:t>15</w:t>
      </w:r>
      <w:r>
        <w:rPr/>
        <w:t>(5), 971–979. https://doi.org/10.3758/PBR.15.5.971</w:t>
      </w:r>
    </w:p>
    <w:p>
      <w:pPr>
        <w:pStyle w:val="Bibliography1"/>
        <w:rPr/>
      </w:pPr>
      <w:r>
        <w:rPr/>
        <w:t xml:space="preserve">Zhang, L., &amp; Osth, Adam. F. (2024). Modelling orthographic similarity effects in recognition memory reveals support for open bigram representations of letter coding. </w:t>
      </w:r>
      <w:r>
        <w:rPr>
          <w:i/>
        </w:rPr>
        <w:t>Cognitive Psychology</w:t>
      </w:r>
      <w:r>
        <w:rPr/>
        <w:t xml:space="preserve">, </w:t>
      </w:r>
      <w:r>
        <w:rPr>
          <w:i/>
        </w:rPr>
        <w:t>148</w:t>
      </w:r>
      <w:r>
        <w:rPr/>
        <w:t>, 101619. https://doi.org/10.1016/j.cogpsych.2023.101619</w:t>
      </w:r>
    </w:p>
    <w:p>
      <w:pPr>
        <w:pStyle w:val="Bibliography1"/>
        <w:rPr/>
      </w:pPr>
      <w:r>
        <w:rPr/>
        <w:t xml:space="preserve">Zielinski, K., Weitkemper, P., &amp; Laur, R. (2006). Examination of Stopping Criteria for Differential Evolution based on a Power Allocation Problem. </w:t>
      </w:r>
      <w:r>
        <w:rPr>
          <w:i/>
        </w:rPr>
        <w:t>Proceedings of the 10th International Conference on Optimization of Electrical and Electronic Equipment</w:t>
      </w:r>
      <w:r>
        <w:rPr/>
        <w:t>.</w:t>
      </w:r>
      <w:bookmarkEnd w:id="31"/>
    </w:p>
    <w:sectPr>
      <w:headerReference w:type="even" r:id="rId23"/>
      <w:headerReference w:type="default" r:id="rId24"/>
      <w:headerReference w:type="first" r:id="rId25"/>
      <w:footerReference w:type="even" r:id="rId26"/>
      <w:footerReference w:type="default" r:id="rId27"/>
      <w:footerReference w:type="first" r:id="rId28"/>
      <w:footnotePr>
        <w:numFmt w:val="decimal"/>
      </w:footnotePr>
      <w:type w:val="nextPage"/>
      <w:pgSz w:w="12240" w:h="15840"/>
      <w:pgMar w:left="1440" w:right="1440" w:gutter="0" w:header="720" w:top="1440" w:footer="0" w:bottom="1440"/>
      <w:lnNumType w:countBy="1" w:restart="continuous" w:distance="288"/>
      <w:pgNumType w:start="1" w:fmt="decimal"/>
      <w:formProt w:val="false"/>
      <w:textDirection w:val="lrTb"/>
      <w:docGrid w:type="default" w:linePitch="326"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Unknown Author" w:date="2025-09-25T15:12:16Z" w:initials="">
    <w:p>
      <w:pPr>
        <w:overflowPunct w:val="true"/>
        <w:spacing w:lineRule="auto" w:line="240"/>
        <w:rPr/>
      </w:pPr>
      <w:r>
        <w:annotationRef/>
      </w:r>
      <w:r>
        <w:rPr>
          <w:rFonts w:eastAsia="Segoe UI" w:cs="Tahoma" w:ascii="Liberation Serif" w:hAnsi="Liberation Serif"/>
          <w:kern w:val="0"/>
          <w:lang w:val="en-US" w:eastAsia="en-US" w:bidi="en-US"/>
        </w:rPr>
        <w:t>It would probably predict worse recall performance, but mostly by increasing extra-list intrusions instead of transposition errors, right?</w:t>
      </w:r>
    </w:p>
  </w:comment>
  <w:comment w:id="1" w:author="Unknown Author" w:date="2025-09-25T16:09:47Z" w:initials="">
    <w:p>
      <w:pPr>
        <w:overflowPunct w:val="true"/>
        <w:spacing w:lineRule="auto" w:line="240"/>
        <w:rPr/>
      </w:pPr>
      <w:r>
        <w:annotationRef/>
      </w:r>
      <w:r>
        <w:rPr>
          <w:rFonts w:eastAsia="Segoe UI" w:cs="Tahoma" w:ascii="Liberation Serif" w:hAnsi="Liberation Serif"/>
          <w:kern w:val="0"/>
          <w:lang w:val="en-US" w:eastAsia="en-US" w:bidi="en-US"/>
        </w:rPr>
        <w:t>I just realized it, but we can actually just use the deviance itself, given that our models have the same number of free parameters.</w:t>
      </w:r>
    </w:p>
  </w:comment>
  <w:comment w:id="2" w:author="Unknown Author" w:date="2025-09-30T10:47:20Z" w:initials="">
    <w:p>
      <w:pPr>
        <w:overflowPunct w:val="false"/>
        <w:spacing w:lineRule="auto" w:line="240"/>
        <w:rPr/>
      </w:pPr>
      <w:r>
        <w:annotationRef/>
      </w:r>
      <w:r>
        <w:rPr>
          <w:rFonts w:cs="Tahoma" w:ascii="Liberation Serif" w:hAnsi="Liberation Serif" w:eastAsia="Segoe UI"/>
          <w:kern w:val="0"/>
          <w:lang w:bidi="en-US" w:eastAsia="en-US" w:val="en-US"/>
        </w:rPr>
        <w:t>At the beginning I thought about including a scatterplot, but I realized that a a scatter plot doesn’t give a good intuition of the density of the datapoints correlating strongly. The few outliers give the impression that there are many pairs that we can use to differentiate the models.</w:t>
      </w:r>
    </w:p>
  </w:comment>
  <w:comment w:id="4" w:author="Unknown Author" w:date="2025-08-22T11:23:00Z" w:initials="">
    <w:p w14:paraId="01000000">
      <w:pPr>
        <w:overflowPunct w:val="false"/>
        <w:spacing w:lineRule="auto" w:line="240"/>
        <w:rPr/>
      </w:pPr>
      <w:r>
        <w:annotationRef/>
      </w:r>
      <w:r>
        <w:rPr>
          <w:rFonts w:eastAsia="Segoe UI" w:cs="Tahoma" w:ascii="Liberation Serif" w:hAnsi="Liberation Serif"/>
          <w:kern w:val="0"/>
          <w:lang w:val="en-US" w:eastAsia="en-US" w:bidi="en-US"/>
        </w:rPr>
        <w:t>Feel free to delete this. I am pretty irritated about this to be honest. I guess this was from another time.</w:t>
      </w:r>
    </w:p>
  </w:comment>
  <w:comment w:id="3" w:author="Klaus Oberauer" w:date="2025-09-07T12:30:00Z" w:initials="KO">
    <w:p w14:paraId="02000000">
      <w:pPr>
        <w:overflowPunct w:val="true"/>
        <w:spacing w:lineRule="auto" w:line="240"/>
        <w:rPr/>
      </w:pPr>
      <w:r>
        <w:annotationRef/>
      </w:r>
      <w:r>
        <w:rPr>
          <w:rFonts w:eastAsia="Segoe UI" w:cs="Tahoma" w:ascii="Liberation Serif" w:hAnsi="Liberation Serif"/>
          <w:kern w:val="0"/>
          <w:lang w:val="en-US" w:eastAsia="en-US" w:bidi="en-US"/>
        </w:rPr>
        <w:t xml:space="preserve">We can keep this but then we should cite the source that is behind a paywall. There is a chance that a reviewer points us to another source that is open. </w:t>
      </w:r>
    </w:p>
  </w:comment>
  <w:comment w:id="5" w:author="Unknown Author" w:date="2025-09-29T15:14:15Z" w:initials="">
    <w:p>
      <w:pPr>
        <w:overflowPunct w:val="true"/>
        <w:spacing w:lineRule="auto" w:line="240"/>
        <w:rPr/>
      </w:pPr>
      <w:r>
        <w:annotationRef/>
      </w:r>
      <w:r>
        <w:rPr>
          <w:rFonts w:eastAsia="Segoe UI" w:cs="Tahoma" w:ascii="Liberation Serif" w:hAnsi="Liberation Serif"/>
          <w:kern w:val="0"/>
          <w:lang w:val="en-US" w:eastAsia="en-US" w:bidi="en-US"/>
        </w:rPr>
        <w:t>Shouldn’t we expect that the similarity manipulation along the “true” representational model lead to the strongest phonological similarity effect?</w:t>
      </w:r>
    </w:p>
  </w:comment>
</w:comments>
</file>

<file path=word/commentsExtended.xml><?xml version="1.0" encoding="utf-8"?>
<w15:commentsEx xmlns:mc="http://schemas.openxmlformats.org/markup-compatibility/2006" xmlns:w15="http://schemas.microsoft.com/office/word/2012/wordml" mc:Ignorable="w15">
  <w15:commentEx w15:paraId="02000000" w15:paraIdParent="01000000"/>
</w15:commentsEx>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Segoe UI">
    <w:charset w:val="01" w:characterSet="utf-8"/>
    <w:family w:val="swiss"/>
    <w:pitch w:val="variable"/>
  </w:font>
  <w:font w:name="OpenSymbol">
    <w:altName w:val="Arial Unicode MS"/>
    <w:charset w:val="01" w:characterSet="utf-8"/>
    <w:family w:val="roman"/>
    <w:pitch w:val="variable"/>
  </w:font>
  <w:font w:name="Liberation Sans">
    <w:altName w:val="Arial"/>
    <w:charset w:val="01" w:characterSet="utf-8"/>
    <w:family w:val="roman"/>
    <w:pitch w:val="variable"/>
  </w:font>
  <w:font w:name="Liberation Mono">
    <w:altName w:val="Courier New"/>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fldChar w:fldCharType="begin"/>
    </w:r>
    <w:r>
      <w:rPr/>
      <w:instrText xml:space="preserve"> PAGE </w:instrText>
    </w:r>
    <w:r>
      <w:rPr/>
      <w:fldChar w:fldCharType="separate"/>
    </w:r>
    <w:r>
      <w:rPr/>
      <w:t>25</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fldChar w:fldCharType="begin"/>
    </w:r>
    <w:r>
      <w:rPr/>
      <w:instrText xml:space="preserve"> PAGE </w:instrText>
    </w:r>
    <w:r>
      <w:rPr/>
      <w:fldChar w:fldCharType="separate"/>
    </w:r>
    <w:r>
      <w:rPr/>
      <w:t>25</w:t>
    </w:r>
    <w:r>
      <w:rPr/>
      <w:fldChar w:fldCharType="end"/>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rPr/>
      </w:pPr>
      <w:r>
        <w:rPr>
          <w:rStyle w:val="FootnoteCharacters"/>
        </w:rPr>
        <w:footnoteRef/>
      </w:r>
      <w:r>
        <w:rPr/>
        <w:tab/>
        <w:t>The “_” character indicates word boundaries.</w:t>
      </w:r>
    </w:p>
  </w:footnote>
  <w:footnote w:id="3">
    <w:p>
      <w:pPr>
        <w:pStyle w:val="FootnoteText"/>
        <w:rPr/>
      </w:pPr>
      <w:ins w:id="399" w:author="Unknown Author" w:date="2025-09-25T12:01:41Z">
        <w:r>
          <w:rPr>
            <w:rStyle w:val="FootnoteCharacters"/>
          </w:rPr>
          <w:footnoteRef/>
        </w:r>
      </w:ins>
      <w:ins w:id="400" w:author="Unknown Author" w:date="2025-09-25T12:01:41Z">
        <w:r>
          <w:rPr/>
          <w:t>I</w:t>
        </w:r>
      </w:ins>
      <w:ins w:id="401" w:author="Unknown Author" w:date="2025-09-25T11:58:17Z">
        <w:r>
          <w:rPr/>
          <w:t xml:space="preserve">n immediate serial recall, output interference partially contributes to the the primacy effect (Cowan </w:t>
        </w:r>
      </w:ins>
      <w:ins w:id="402" w:author="Unknown Author" w:date="2025-09-25T11:59:32Z">
        <w:r>
          <w:rPr/>
          <w:t>et al., 2002; Oberauer, 2003).</w:t>
        </w:r>
      </w:ins>
      <w:ins w:id="403" w:author="Unknown Author" w:date="2025-09-25T12:00:58Z">
        <w:r>
          <w:rPr/>
          <w:t xml:space="preserve"> We do not model output interference in the present study, because in immediate serial recall it is mostly redundant with the primacy gradient of binding strength and would considerably increase the difficulty to fit the model to the data.</w:t>
        </w:r>
      </w:ins>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t>SIMILARITY METRICS</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t>SIMILARITY METRICS</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rPr/>
    </w:lvl>
    <w:lvl w:ilvl="1">
      <w:start w:val="1"/>
      <w:numFmt w:val="none"/>
      <w:suff w:val="nothing"/>
      <w:lvlText w:val="%2"/>
      <w:lvlJc w:val="start"/>
      <w:pPr>
        <w:tabs>
          <w:tab w:val="num" w:pos="0"/>
        </w:tabs>
        <w:ind w:start="0" w:hanging="0"/>
      </w:pPr>
      <w:rPr/>
    </w:lvl>
    <w:lvl w:ilvl="2">
      <w:start w:val="1"/>
      <w:numFmt w:val="none"/>
      <w:suff w:val="nothing"/>
      <w:lvlText w:val="%3"/>
      <w:lvlJc w:val="start"/>
      <w:pPr>
        <w:tabs>
          <w:tab w:val="num" w:pos="0"/>
        </w:tabs>
        <w:ind w:start="0" w:hanging="0"/>
      </w:pPr>
      <w:rPr/>
    </w:lvl>
    <w:lvl w:ilvl="3">
      <w:start w:val="1"/>
      <w:numFmt w:val="none"/>
      <w:suff w:val="nothing"/>
      <w:lvlText w:val="%4"/>
      <w:lvlJc w:val="start"/>
      <w:pPr>
        <w:tabs>
          <w:tab w:val="num" w:pos="0"/>
        </w:tabs>
        <w:ind w:start="0" w:hanging="0"/>
      </w:pPr>
      <w:rPr/>
    </w:lvl>
    <w:lvl w:ilvl="4">
      <w:start w:val="1"/>
      <w:numFmt w:val="none"/>
      <w:suff w:val="nothing"/>
      <w:lvlText w:val="%5"/>
      <w:lvlJc w:val="start"/>
      <w:pPr>
        <w:tabs>
          <w:tab w:val="num" w:pos="0"/>
        </w:tabs>
        <w:ind w:start="0" w:hanging="0"/>
      </w:pPr>
      <w:rPr/>
    </w:lvl>
    <w:lvl w:ilvl="5">
      <w:start w:val="1"/>
      <w:numFmt w:val="none"/>
      <w:suff w:val="nothing"/>
      <w:lvlText w:val="%6"/>
      <w:lvlJc w:val="start"/>
      <w:pPr>
        <w:tabs>
          <w:tab w:val="num" w:pos="0"/>
        </w:tabs>
        <w:ind w:start="0" w:hanging="0"/>
      </w:pPr>
      <w:rPr/>
    </w:lvl>
    <w:lvl w:ilvl="6">
      <w:start w:val="1"/>
      <w:numFmt w:val="none"/>
      <w:suff w:val="nothing"/>
      <w:lvlText w:val="%7"/>
      <w:lvlJc w:val="start"/>
      <w:pPr>
        <w:tabs>
          <w:tab w:val="num" w:pos="0"/>
        </w:tabs>
        <w:ind w:start="0" w:hanging="0"/>
      </w:pPr>
      <w:rPr/>
    </w:lvl>
    <w:lvl w:ilvl="7">
      <w:start w:val="1"/>
      <w:numFmt w:val="none"/>
      <w:suff w:val="nothing"/>
      <w:lvlText w:val="%8"/>
      <w:lvlJc w:val="start"/>
      <w:pPr>
        <w:tabs>
          <w:tab w:val="num" w:pos="0"/>
        </w:tabs>
        <w:ind w:start="0" w:hanging="0"/>
      </w:pPr>
      <w:rPr/>
    </w:lvl>
    <w:lvl w:ilvl="8">
      <w:start w:val="1"/>
      <w:numFmt w:val="none"/>
      <w:suff w:val="nothing"/>
      <w:lvlText w:val="%9"/>
      <w:lvlJc w:val="start"/>
      <w:pPr>
        <w:tabs>
          <w:tab w:val="num" w:pos="0"/>
        </w:tabs>
        <w:ind w:start="0" w:hanging="0"/>
      </w:pPr>
      <w:rPr/>
    </w:lvl>
  </w:abstractNum>
  <w:abstractNum w:abstractNumId="2">
    <w:lvl w:ilvl="0">
      <w:start w:val="1"/>
      <w:numFmt w:val="none"/>
      <w:suff w:val="nothing"/>
      <w:lvlText w:val="%1"/>
      <w:lvlJc w:val="start"/>
      <w:pPr>
        <w:tabs>
          <w:tab w:val="num" w:pos="0"/>
        </w:tabs>
        <w:ind w:start="0" w:hanging="0"/>
      </w:pPr>
      <w:rPr/>
    </w:lvl>
    <w:lvl w:ilvl="1">
      <w:start w:val="1"/>
      <w:numFmt w:val="none"/>
      <w:suff w:val="nothing"/>
      <w:lvlText w:val="%2"/>
      <w:lvlJc w:val="start"/>
      <w:pPr>
        <w:tabs>
          <w:tab w:val="num" w:pos="0"/>
        </w:tabs>
        <w:ind w:start="0" w:hanging="0"/>
      </w:pPr>
      <w:rPr/>
    </w:lvl>
    <w:lvl w:ilvl="2">
      <w:start w:val="1"/>
      <w:numFmt w:val="none"/>
      <w:suff w:val="nothing"/>
      <w:lvlText w:val="%3"/>
      <w:lvlJc w:val="start"/>
      <w:pPr>
        <w:tabs>
          <w:tab w:val="num" w:pos="0"/>
        </w:tabs>
        <w:ind w:start="0" w:hanging="0"/>
      </w:pPr>
      <w:rPr/>
    </w:lvl>
    <w:lvl w:ilvl="3">
      <w:start w:val="1"/>
      <w:numFmt w:val="none"/>
      <w:suff w:val="nothing"/>
      <w:lvlText w:val="%4"/>
      <w:lvlJc w:val="start"/>
      <w:pPr>
        <w:tabs>
          <w:tab w:val="num" w:pos="0"/>
        </w:tabs>
        <w:ind w:start="0" w:hanging="0"/>
      </w:pPr>
      <w:rPr/>
    </w:lvl>
    <w:lvl w:ilvl="4">
      <w:start w:val="1"/>
      <w:numFmt w:val="none"/>
      <w:suff w:val="nothing"/>
      <w:lvlText w:val="%5"/>
      <w:lvlJc w:val="start"/>
      <w:pPr>
        <w:tabs>
          <w:tab w:val="num" w:pos="0"/>
        </w:tabs>
        <w:ind w:start="0" w:hanging="0"/>
      </w:pPr>
      <w:rPr/>
    </w:lvl>
    <w:lvl w:ilvl="5">
      <w:start w:val="1"/>
      <w:numFmt w:val="none"/>
      <w:suff w:val="nothing"/>
      <w:lvlText w:val="%6"/>
      <w:lvlJc w:val="start"/>
      <w:pPr>
        <w:tabs>
          <w:tab w:val="num" w:pos="0"/>
        </w:tabs>
        <w:ind w:start="0" w:hanging="0"/>
      </w:pPr>
      <w:rPr/>
    </w:lvl>
    <w:lvl w:ilvl="6">
      <w:start w:val="1"/>
      <w:numFmt w:val="none"/>
      <w:suff w:val="nothing"/>
      <w:lvlText w:val="%7"/>
      <w:lvlJc w:val="start"/>
      <w:pPr>
        <w:tabs>
          <w:tab w:val="num" w:pos="0"/>
        </w:tabs>
        <w:ind w:start="0" w:hanging="0"/>
      </w:pPr>
      <w:rPr/>
    </w:lvl>
    <w:lvl w:ilvl="7">
      <w:start w:val="1"/>
      <w:numFmt w:val="none"/>
      <w:suff w:val="nothing"/>
      <w:lvlText w:val="%8"/>
      <w:lvlJc w:val="start"/>
      <w:pPr>
        <w:tabs>
          <w:tab w:val="num" w:pos="0"/>
        </w:tabs>
        <w:ind w:start="0" w:hanging="0"/>
      </w:pPr>
      <w:rPr/>
    </w:lvl>
    <w:lvl w:ilvl="8">
      <w:start w:val="1"/>
      <w:numFmt w:val="none"/>
      <w:suff w:val="nothing"/>
      <w:lvlText w:val="%9"/>
      <w:lvlJc w:val="start"/>
      <w:pPr>
        <w:tabs>
          <w:tab w:val="num" w:pos="0"/>
        </w:tabs>
        <w:ind w:start="0" w:hanging="0"/>
      </w:pPr>
      <w:rPr/>
    </w:lvl>
  </w:abstractNum>
  <w:abstractNum w:abstractNumId="3">
    <w:lvl w:ilvl="0">
      <w:start w:val="1"/>
      <w:numFmt w:val="none"/>
      <w:suff w:val="nothing"/>
      <w:lvlText w:val="%1"/>
      <w:lvlJc w:val="start"/>
      <w:pPr>
        <w:tabs>
          <w:tab w:val="num" w:pos="0"/>
        </w:tabs>
        <w:ind w:start="0" w:hanging="0"/>
      </w:pPr>
      <w:rPr/>
    </w:lvl>
    <w:lvl w:ilvl="1">
      <w:start w:val="1"/>
      <w:numFmt w:val="none"/>
      <w:suff w:val="nothing"/>
      <w:lvlText w:val="%2"/>
      <w:lvlJc w:val="start"/>
      <w:pPr>
        <w:tabs>
          <w:tab w:val="num" w:pos="0"/>
        </w:tabs>
        <w:ind w:start="0" w:hanging="0"/>
      </w:pPr>
      <w:rPr/>
    </w:lvl>
    <w:lvl w:ilvl="2">
      <w:start w:val="1"/>
      <w:numFmt w:val="none"/>
      <w:suff w:val="nothing"/>
      <w:lvlText w:val="%3"/>
      <w:lvlJc w:val="start"/>
      <w:pPr>
        <w:tabs>
          <w:tab w:val="num" w:pos="0"/>
        </w:tabs>
        <w:ind w:start="0" w:hanging="0"/>
      </w:pPr>
      <w:rPr/>
    </w:lvl>
    <w:lvl w:ilvl="3">
      <w:start w:val="1"/>
      <w:numFmt w:val="none"/>
      <w:suff w:val="nothing"/>
      <w:lvlText w:val="%4"/>
      <w:lvlJc w:val="start"/>
      <w:pPr>
        <w:tabs>
          <w:tab w:val="num" w:pos="0"/>
        </w:tabs>
        <w:ind w:start="0" w:hanging="0"/>
      </w:pPr>
      <w:rPr/>
    </w:lvl>
    <w:lvl w:ilvl="4">
      <w:start w:val="1"/>
      <w:numFmt w:val="none"/>
      <w:suff w:val="nothing"/>
      <w:lvlText w:val="%5"/>
      <w:lvlJc w:val="start"/>
      <w:pPr>
        <w:tabs>
          <w:tab w:val="num" w:pos="0"/>
        </w:tabs>
        <w:ind w:start="0" w:hanging="0"/>
      </w:pPr>
      <w:rPr/>
    </w:lvl>
    <w:lvl w:ilvl="5">
      <w:start w:val="1"/>
      <w:numFmt w:val="none"/>
      <w:suff w:val="nothing"/>
      <w:lvlText w:val="%6"/>
      <w:lvlJc w:val="start"/>
      <w:pPr>
        <w:tabs>
          <w:tab w:val="num" w:pos="0"/>
        </w:tabs>
        <w:ind w:start="0" w:hanging="0"/>
      </w:pPr>
      <w:rPr/>
    </w:lvl>
    <w:lvl w:ilvl="6">
      <w:start w:val="1"/>
      <w:numFmt w:val="none"/>
      <w:suff w:val="nothing"/>
      <w:lvlText w:val="%7"/>
      <w:lvlJc w:val="start"/>
      <w:pPr>
        <w:tabs>
          <w:tab w:val="num" w:pos="0"/>
        </w:tabs>
        <w:ind w:start="0" w:hanging="0"/>
      </w:pPr>
      <w:rPr/>
    </w:lvl>
    <w:lvl w:ilvl="7">
      <w:start w:val="1"/>
      <w:numFmt w:val="none"/>
      <w:suff w:val="nothing"/>
      <w:lvlText w:val="%8"/>
      <w:lvlJc w:val="start"/>
      <w:pPr>
        <w:tabs>
          <w:tab w:val="num" w:pos="0"/>
        </w:tabs>
        <w:ind w:start="0" w:hanging="0"/>
      </w:pPr>
      <w:rPr/>
    </w:lvl>
    <w:lvl w:ilvl="8">
      <w:start w:val="1"/>
      <w:numFmt w:val="none"/>
      <w:suff w:val="nothing"/>
      <w:lvlText w:val="%9"/>
      <w:lvlJc w:val="start"/>
      <w:pPr>
        <w:tabs>
          <w:tab w:val="num" w:pos="0"/>
        </w:tabs>
        <w:ind w:start="0" w:hanging="0"/>
      </w:pPr>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20"/>
  <w:trackRevisions/>
  <w:defaultTabStop w:val="643"/>
  <w:autoHyphenation w:val="true"/>
  <w:hyphenationZone w:val="360"/>
  <w:footnotePr>
    <w:numFmt w:val="decimal"/>
    <w:footnote w:id="0"/>
    <w:footnote w:id="1"/>
  </w:footnotePr>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US" w:eastAsia="zh-CN" w:bidi="hi-IN"/>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480" w:before="0" w:after="0"/>
      <w:jc w:val="start"/>
    </w:pPr>
    <w:rPr>
      <w:rFonts w:ascii="Times New Roman" w:hAnsi="Times New Roman" w:eastAsia="Noto Serif CJK SC" w:cs="Lohit Devanagari"/>
      <w:color w:val="auto"/>
      <w:kern w:val="2"/>
      <w:sz w:val="24"/>
      <w:szCs w:val="24"/>
      <w:lang w:val="en-US" w:eastAsia="zh-CN" w:bidi="hi-IN"/>
    </w:rPr>
  </w:style>
  <w:style w:type="paragraph" w:styleId="Heading1">
    <w:name w:val="heading 1"/>
    <w:basedOn w:val="Heading"/>
    <w:next w:val="BodyText"/>
    <w:uiPriority w:val="9"/>
    <w:qFormat/>
    <w:pPr>
      <w:numPr>
        <w:ilvl w:val="0"/>
        <w:numId w:val="3"/>
      </w:numPr>
      <w:spacing w:before="0" w:after="0"/>
      <w:jc w:val="center"/>
      <w:outlineLvl w:val="0"/>
    </w:pPr>
    <w:rPr>
      <w:rFonts w:ascii="Times New Roman" w:hAnsi="Times New Roman"/>
      <w:b/>
      <w:bCs/>
      <w:sz w:val="24"/>
      <w:szCs w:val="36"/>
    </w:rPr>
  </w:style>
  <w:style w:type="paragraph" w:styleId="Heading2">
    <w:name w:val="heading 2"/>
    <w:basedOn w:val="Heading1"/>
    <w:next w:val="BodyText"/>
    <w:uiPriority w:val="9"/>
    <w:unhideWhenUsed/>
    <w:qFormat/>
    <w:pPr>
      <w:jc w:val="start"/>
      <w:outlineLvl w:val="1"/>
    </w:pPr>
    <w:rPr>
      <w:szCs w:val="32"/>
    </w:rPr>
  </w:style>
  <w:style w:type="paragraph" w:styleId="Heading3">
    <w:name w:val="heading 3"/>
    <w:basedOn w:val="Heading"/>
    <w:next w:val="BodyText"/>
    <w:uiPriority w:val="9"/>
    <w:semiHidden/>
    <w:unhideWhenUsed/>
    <w:qFormat/>
    <w:pPr>
      <w:numPr>
        <w:ilvl w:val="2"/>
        <w:numId w:val="2"/>
      </w:numPr>
      <w:spacing w:before="140" w:after="120"/>
      <w:outlineLvl w:val="2"/>
    </w:pPr>
    <w:rPr>
      <w:b/>
      <w:bCs/>
    </w:rPr>
  </w:style>
  <w:style w:type="paragraph" w:styleId="Heading4">
    <w:name w:val="heading 4"/>
    <w:basedOn w:val="Heading"/>
    <w:next w:val="BodyText"/>
    <w:uiPriority w:val="9"/>
    <w:semiHidden/>
    <w:unhideWhenUsed/>
    <w:qFormat/>
    <w:pPr>
      <w:numPr>
        <w:ilvl w:val="3"/>
        <w:numId w:val="1"/>
      </w:numPr>
      <w:spacing w:before="120" w:after="120"/>
      <w:outlineLvl w:val="3"/>
    </w:pPr>
    <w:rPr>
      <w:b/>
      <w:bCs/>
      <w:i/>
      <w:iCs/>
      <w:sz w:val="26"/>
      <w:szCs w:val="26"/>
    </w:rPr>
  </w:style>
  <w:style w:type="character" w:styleId="DefaultParagraphFont" w:default="1">
    <w:name w:val="Default Paragraph Font"/>
    <w:uiPriority w:val="1"/>
    <w:semiHidden/>
    <w:unhideWhenUsed/>
    <w:qFormat/>
    <w:rPr/>
  </w:style>
  <w:style w:type="character" w:styleId="Hyperlink">
    <w:name w:val="Hyperlink"/>
    <w:basedOn w:val="DefaultParagraphFont"/>
    <w:rPr>
      <w:color w:themeColor="hyperlink" w:val="0000EE"/>
      <w:u w:val="single"/>
    </w:rPr>
  </w:style>
  <w:style w:type="character" w:styleId="FollowedHyperlink">
    <w:name w:val="FollowedHyperlink"/>
    <w:rPr>
      <w:color w:val="800080"/>
      <w:u w:val="single"/>
    </w:rPr>
  </w:style>
  <w:style w:type="character" w:styleId="LineNumber">
    <w:name w:val="line number"/>
    <w:rPr/>
  </w:style>
  <w:style w:type="character" w:styleId="FootnoteCharacters" w:customStyle="1">
    <w:name w:val="Footnote Characters"/>
    <w:qFormat/>
    <w:rPr>
      <w:vertAlign w:val="superscript"/>
    </w:rPr>
  </w:style>
  <w:style w:type="character" w:styleId="FootnoteCharacters1" w:customStyle="1">
    <w:name w:val="Footnote Characters1"/>
    <w:qFormat/>
    <w:rPr>
      <w:vertAlign w:val="superscript"/>
    </w:rPr>
  </w:style>
  <w:style w:type="character" w:styleId="FootnoteCharacters2" w:customStyle="1">
    <w:name w:val="Footnote Characters2"/>
    <w:qFormat/>
    <w:rPr>
      <w:vertAlign w:val="superscript"/>
    </w:rPr>
  </w:style>
  <w:style w:type="character" w:styleId="FootnoteCharacters3" w:customStyle="1">
    <w:name w:val="Footnote Characters3"/>
    <w:qFormat/>
    <w:rPr>
      <w:vertAlign w:val="superscript"/>
    </w:rPr>
  </w:style>
  <w:style w:type="character" w:styleId="FootnoteCharacters4" w:customStyle="1">
    <w:name w:val="Footnote Characters4"/>
    <w:qFormat/>
    <w:rPr>
      <w:vertAlign w:val="superscript"/>
    </w:rPr>
  </w:style>
  <w:style w:type="character" w:styleId="FootnoteCharacters5" w:customStyle="1">
    <w:name w:val="Footnote Characters5"/>
    <w:qFormat/>
    <w:rPr>
      <w:vertAlign w:val="superscript"/>
    </w:rPr>
  </w:style>
  <w:style w:type="character" w:styleId="FootnoteCharacters6" w:customStyle="1">
    <w:name w:val="Footnote Characters6"/>
    <w:qFormat/>
    <w:rPr>
      <w:vertAlign w:val="superscript"/>
    </w:rPr>
  </w:style>
  <w:style w:type="character" w:styleId="FootnoteCharacters7" w:customStyle="1">
    <w:name w:val="Footnote Characters7"/>
    <w:qFormat/>
    <w:rPr>
      <w:vertAlign w:val="superscript"/>
    </w:rPr>
  </w:style>
  <w:style w:type="character" w:styleId="FootnoteCharacters8" w:customStyle="1">
    <w:name w:val="Footnote Characters8"/>
    <w:qFormat/>
    <w:rPr>
      <w:vertAlign w:val="superscript"/>
    </w:rPr>
  </w:style>
  <w:style w:type="character" w:styleId="FootnoteCharacters9" w:customStyle="1">
    <w:name w:val="Footnote Characters9"/>
    <w:qFormat/>
    <w:rPr>
      <w:vertAlign w:val="superscript"/>
    </w:rPr>
  </w:style>
  <w:style w:type="character" w:styleId="FootnoteCharacters10" w:customStyle="1">
    <w:name w:val="Footnote Characters10"/>
    <w:qFormat/>
    <w:rPr>
      <w:vertAlign w:val="superscript"/>
    </w:rPr>
  </w:style>
  <w:style w:type="character" w:styleId="FootnoteCharacters11" w:customStyle="1">
    <w:name w:val="Footnote Characters11"/>
    <w:qFormat/>
    <w:rPr>
      <w:vertAlign w:val="superscript"/>
    </w:rPr>
  </w:style>
  <w:style w:type="character" w:styleId="FootnoteCharacters12" w:customStyle="1">
    <w:name w:val="Footnote Characters12"/>
    <w:qFormat/>
    <w:rPr>
      <w:vertAlign w:val="superscript"/>
    </w:rPr>
  </w:style>
  <w:style w:type="character" w:styleId="FootnoteCharacters13" w:customStyle="1">
    <w:name w:val="Footnote Characters13"/>
    <w:qFormat/>
    <w:rPr>
      <w:vertAlign w:val="superscript"/>
    </w:rPr>
  </w:style>
  <w:style w:type="character" w:styleId="FootnoteCharacters14" w:customStyle="1">
    <w:name w:val="Footnote Characters14"/>
    <w:qFormat/>
    <w:rPr>
      <w:vertAlign w:val="superscript"/>
    </w:rPr>
  </w:style>
  <w:style w:type="character" w:styleId="FootnoteCharacters15" w:customStyle="1">
    <w:name w:val="Footnote Characters15"/>
    <w:qFormat/>
    <w:rPr>
      <w:vertAlign w:val="superscript"/>
    </w:rPr>
  </w:style>
  <w:style w:type="character" w:styleId="FootnoteCharacters16" w:customStyle="1">
    <w:name w:val="Footnote Characters16"/>
    <w:qFormat/>
    <w:rPr>
      <w:vertAlign w:val="superscript"/>
    </w:rPr>
  </w:style>
  <w:style w:type="character" w:styleId="FootnoteCharacters17" w:customStyle="1">
    <w:name w:val="Footnote Characters17"/>
    <w:qFormat/>
    <w:rPr>
      <w:vertAlign w:val="superscript"/>
    </w:rPr>
  </w:style>
  <w:style w:type="character" w:styleId="FootnoteCharacters18" w:customStyle="1">
    <w:name w:val="Footnote Characters18"/>
    <w:qFormat/>
    <w:rPr>
      <w:vertAlign w:val="superscript"/>
    </w:rPr>
  </w:style>
  <w:style w:type="character" w:styleId="FootnoteCharacters19" w:customStyle="1">
    <w:name w:val="Footnote Characters19"/>
    <w:qFormat/>
    <w:rPr>
      <w:vertAlign w:val="superscript"/>
    </w:rPr>
  </w:style>
  <w:style w:type="character" w:styleId="FootnoteCharacters20" w:customStyle="1">
    <w:name w:val="Footnote Characters20"/>
    <w:qFormat/>
    <w:rPr>
      <w:vertAlign w:val="superscript"/>
    </w:rPr>
  </w:style>
  <w:style w:type="character" w:styleId="FootnoteCharacters21" w:customStyle="1">
    <w:name w:val="Footnote Characters21"/>
    <w:qFormat/>
    <w:rPr>
      <w:vertAlign w:val="superscript"/>
    </w:rPr>
  </w:style>
  <w:style w:type="character" w:styleId="FootnoteCharacters22" w:customStyle="1">
    <w:name w:val="Footnote Characters22"/>
    <w:qFormat/>
    <w:rPr>
      <w:vertAlign w:val="superscript"/>
    </w:rPr>
  </w:style>
  <w:style w:type="character" w:styleId="FootnoteCharacters23" w:customStyle="1">
    <w:name w:val="Footnote Characters23"/>
    <w:qFormat/>
    <w:rPr>
      <w:vertAlign w:val="superscript"/>
    </w:rPr>
  </w:style>
  <w:style w:type="character" w:styleId="FootnoteCharacters24" w:customStyle="1">
    <w:name w:val="Footnote Characters24"/>
    <w:qFormat/>
    <w:rPr>
      <w:vertAlign w:val="superscript"/>
    </w:rPr>
  </w:style>
  <w:style w:type="character" w:styleId="FootnoteCharactersuser" w:customStyle="1">
    <w:name w:val="Footnote Characters (user)"/>
    <w:qFormat/>
    <w:rPr>
      <w:vertAlign w:val="superscript"/>
    </w:rPr>
  </w:style>
  <w:style w:type="character" w:styleId="FootnoteReference">
    <w:name w:val="footnote reference"/>
    <w:rPr>
      <w:vertAlign w:val="superscript"/>
    </w:rPr>
  </w:style>
  <w:style w:type="character" w:styleId="hgkelc" w:customStyle="1">
    <w:name w:val="hgkelc"/>
    <w:basedOn w:val="DefaultParagraphFont"/>
    <w:qFormat/>
    <w:rPr/>
  </w:style>
  <w:style w:type="character" w:styleId="EndnoteCharacters" w:customStyle="1">
    <w:name w:val="Endnote Characters"/>
    <w:qFormat/>
    <w:rPr>
      <w:vertAlign w:val="superscript"/>
    </w:rPr>
  </w:style>
  <w:style w:type="character" w:styleId="EndnoteCharacters1" w:customStyle="1">
    <w:name w:val="Endnote Characters1"/>
    <w:qFormat/>
    <w:rPr>
      <w:vertAlign w:val="superscript"/>
    </w:rPr>
  </w:style>
  <w:style w:type="character" w:styleId="EndnoteCharacters2" w:customStyle="1">
    <w:name w:val="Endnote Characters2"/>
    <w:qFormat/>
    <w:rPr>
      <w:vertAlign w:val="superscript"/>
    </w:rPr>
  </w:style>
  <w:style w:type="character" w:styleId="EndnoteCharacters3" w:customStyle="1">
    <w:name w:val="Endnote Characters3"/>
    <w:qFormat/>
    <w:rPr>
      <w:vertAlign w:val="superscript"/>
    </w:rPr>
  </w:style>
  <w:style w:type="character" w:styleId="EndnoteCharacters4" w:customStyle="1">
    <w:name w:val="Endnote Characters4"/>
    <w:qFormat/>
    <w:rPr>
      <w:vertAlign w:val="superscript"/>
    </w:rPr>
  </w:style>
  <w:style w:type="character" w:styleId="EndnoteCharacters5" w:customStyle="1">
    <w:name w:val="Endnote Characters5"/>
    <w:qFormat/>
    <w:rPr>
      <w:vertAlign w:val="superscript"/>
    </w:rPr>
  </w:style>
  <w:style w:type="character" w:styleId="EndnoteCharacters6" w:customStyle="1">
    <w:name w:val="Endnote Characters6"/>
    <w:qFormat/>
    <w:rPr>
      <w:vertAlign w:val="superscript"/>
    </w:rPr>
  </w:style>
  <w:style w:type="character" w:styleId="EndnoteCharacters7" w:customStyle="1">
    <w:name w:val="Endnote Characters7"/>
    <w:qFormat/>
    <w:rPr>
      <w:vertAlign w:val="superscript"/>
    </w:rPr>
  </w:style>
  <w:style w:type="character" w:styleId="EndnoteCharacters8" w:customStyle="1">
    <w:name w:val="Endnote Characters8"/>
    <w:qFormat/>
    <w:rPr>
      <w:vertAlign w:val="superscript"/>
    </w:rPr>
  </w:style>
  <w:style w:type="character" w:styleId="EndnoteCharacters9" w:customStyle="1">
    <w:name w:val="Endnote Characters9"/>
    <w:qFormat/>
    <w:rPr>
      <w:vertAlign w:val="superscript"/>
    </w:rPr>
  </w:style>
  <w:style w:type="character" w:styleId="EndnoteCharacters10" w:customStyle="1">
    <w:name w:val="Endnote Characters10"/>
    <w:qFormat/>
    <w:rPr>
      <w:vertAlign w:val="superscript"/>
    </w:rPr>
  </w:style>
  <w:style w:type="character" w:styleId="EndnoteCharacters11" w:customStyle="1">
    <w:name w:val="Endnote Characters11"/>
    <w:qFormat/>
    <w:rPr>
      <w:vertAlign w:val="superscript"/>
    </w:rPr>
  </w:style>
  <w:style w:type="character" w:styleId="EndnoteCharacters12" w:customStyle="1">
    <w:name w:val="Endnote Characters12"/>
    <w:qFormat/>
    <w:rPr>
      <w:vertAlign w:val="superscript"/>
    </w:rPr>
  </w:style>
  <w:style w:type="character" w:styleId="EndnoteCharacters13" w:customStyle="1">
    <w:name w:val="Endnote Characters13"/>
    <w:qFormat/>
    <w:rPr>
      <w:vertAlign w:val="superscript"/>
    </w:rPr>
  </w:style>
  <w:style w:type="character" w:styleId="EndnoteCharacters14" w:customStyle="1">
    <w:name w:val="Endnote Characters14"/>
    <w:qFormat/>
    <w:rPr>
      <w:vertAlign w:val="superscript"/>
    </w:rPr>
  </w:style>
  <w:style w:type="character" w:styleId="EndnoteCharacters15" w:customStyle="1">
    <w:name w:val="Endnote Characters15"/>
    <w:qFormat/>
    <w:rPr>
      <w:vertAlign w:val="superscript"/>
    </w:rPr>
  </w:style>
  <w:style w:type="character" w:styleId="EndnoteCharacters16" w:customStyle="1">
    <w:name w:val="Endnote Characters16"/>
    <w:qFormat/>
    <w:rPr>
      <w:vertAlign w:val="superscript"/>
    </w:rPr>
  </w:style>
  <w:style w:type="character" w:styleId="EndnoteCharacters17" w:customStyle="1">
    <w:name w:val="Endnote Characters17"/>
    <w:qFormat/>
    <w:rPr>
      <w:vertAlign w:val="superscript"/>
    </w:rPr>
  </w:style>
  <w:style w:type="character" w:styleId="EndnoteCharacters18" w:customStyle="1">
    <w:name w:val="Endnote Characters18"/>
    <w:qFormat/>
    <w:rPr>
      <w:vertAlign w:val="superscript"/>
    </w:rPr>
  </w:style>
  <w:style w:type="character" w:styleId="EndnoteCharacters19" w:customStyle="1">
    <w:name w:val="Endnote Characters19"/>
    <w:qFormat/>
    <w:rPr>
      <w:vertAlign w:val="superscript"/>
    </w:rPr>
  </w:style>
  <w:style w:type="character" w:styleId="EndnoteCharacters20" w:customStyle="1">
    <w:name w:val="Endnote Characters20"/>
    <w:qFormat/>
    <w:rPr>
      <w:vertAlign w:val="superscript"/>
    </w:rPr>
  </w:style>
  <w:style w:type="character" w:styleId="EndnoteCharacters21" w:customStyle="1">
    <w:name w:val="Endnote Characters21"/>
    <w:qFormat/>
    <w:rPr>
      <w:vertAlign w:val="superscript"/>
    </w:rPr>
  </w:style>
  <w:style w:type="character" w:styleId="EndnoteCharacters22" w:customStyle="1">
    <w:name w:val="Endnote Characters22"/>
    <w:qFormat/>
    <w:rPr>
      <w:vertAlign w:val="superscript"/>
    </w:rPr>
  </w:style>
  <w:style w:type="character" w:styleId="EndnoteCharacters23" w:customStyle="1">
    <w:name w:val="Endnote Characters23"/>
    <w:qFormat/>
    <w:rPr>
      <w:vertAlign w:val="superscript"/>
    </w:rPr>
  </w:style>
  <w:style w:type="character" w:styleId="EndnoteCharacters24" w:customStyle="1">
    <w:name w:val="Endnote Characters24"/>
    <w:qFormat/>
    <w:rPr>
      <w:vertAlign w:val="superscript"/>
    </w:rPr>
  </w:style>
  <w:style w:type="character" w:styleId="EndnoteCharactersuser" w:customStyle="1">
    <w:name w:val="Endnote Characters (user)"/>
    <w:qFormat/>
    <w:rPr>
      <w:vertAlign w:val="superscript"/>
    </w:rPr>
  </w:style>
  <w:style w:type="character" w:styleId="EndnoteReference">
    <w:name w:val="endnote reference"/>
    <w:rPr>
      <w:vertAlign w:val="superscript"/>
    </w:rPr>
  </w:style>
  <w:style w:type="character" w:styleId="NumberingSymbols" w:customStyle="1">
    <w:name w:val="Numbering Symbols"/>
    <w:qFormat/>
    <w:rPr/>
  </w:style>
  <w:style w:type="character" w:styleId="lrzxr" w:customStyle="1">
    <w:name w:val="lrzxr"/>
    <w:basedOn w:val="DefaultParagraphFont"/>
    <w:qFormat/>
    <w:rPr/>
  </w:style>
  <w:style w:type="character" w:styleId="CommentReference">
    <w:name w:val="annotation reference"/>
    <w:basedOn w:val="DefaultParagraphFont"/>
    <w:qFormat/>
    <w:rPr>
      <w:sz w:val="16"/>
      <w:szCs w:val="16"/>
    </w:rPr>
  </w:style>
  <w:style w:type="character" w:styleId="CommentTextChar" w:customStyle="1">
    <w:name w:val="Comment Text Char"/>
    <w:basedOn w:val="DefaultParagraphFont"/>
    <w:link w:val="CommentText"/>
    <w:qFormat/>
    <w:rPr>
      <w:rFonts w:ascii="Times New Roman" w:hAnsi="Times New Roman" w:cs="Mangal"/>
      <w:sz w:val="20"/>
      <w:szCs w:val="18"/>
    </w:rPr>
  </w:style>
  <w:style w:type="character" w:styleId="CommentSubjectChar" w:customStyle="1">
    <w:name w:val="Comment Subject Char"/>
    <w:basedOn w:val="CommentTextChar"/>
    <w:link w:val="annotationsubject"/>
    <w:qFormat/>
    <w:rPr>
      <w:rFonts w:ascii="Times New Roman" w:hAnsi="Times New Roman" w:cs="Mangal"/>
      <w:b/>
      <w:bCs/>
      <w:sz w:val="20"/>
      <w:szCs w:val="18"/>
    </w:rPr>
  </w:style>
  <w:style w:type="character" w:styleId="BalloonTextChar" w:customStyle="1">
    <w:name w:val="Balloon Text Char"/>
    <w:basedOn w:val="DefaultParagraphFont"/>
    <w:link w:val="BalloonText"/>
    <w:qFormat/>
    <w:rPr>
      <w:rFonts w:ascii="Segoe UI" w:hAnsi="Segoe UI" w:cs="Mangal"/>
      <w:sz w:val="18"/>
      <w:szCs w:val="16"/>
    </w:rPr>
  </w:style>
  <w:style w:type="character" w:styleId="Bullets" w:customStyle="1">
    <w:name w:val="Bullets"/>
    <w:qFormat/>
    <w:rPr>
      <w:rFonts w:ascii="OpenSymbol" w:hAnsi="OpenSymbol" w:eastAsia="OpenSymbol" w:cs="OpenSymbol"/>
    </w:rPr>
  </w:style>
  <w:style w:type="paragraph" w:styleId="Heading" w:customStyle="1">
    <w:name w:val="Heading"/>
    <w:basedOn w:val="Normal"/>
    <w:next w:val="BodyText"/>
    <w:qFormat/>
    <w:pPr>
      <w:keepNext w:val="true"/>
      <w:spacing w:before="240" w:after="120"/>
    </w:pPr>
    <w:rPr>
      <w:rFonts w:ascii="Liberation Sans" w:hAnsi="Liberation Sans" w:eastAsia="Noto Sans CJK SC"/>
      <w:sz w:val="28"/>
      <w:szCs w:val="28"/>
    </w:rPr>
  </w:style>
  <w:style w:type="paragraph" w:styleId="BodyText">
    <w:name w:val="Body Text"/>
    <w:basedOn w:val="Normal"/>
    <w:pPr/>
    <w:rPr/>
  </w:style>
  <w:style w:type="paragraph" w:styleId="List">
    <w:name w:val="List"/>
    <w:basedOn w:val="BodyText"/>
    <w:pPr/>
    <w:rPr/>
  </w:style>
  <w:style w:type="paragraph" w:styleId="Caption">
    <w:name w:val="caption"/>
    <w:basedOn w:val="Normal"/>
    <w:qFormat/>
    <w:pPr>
      <w:suppressLineNumbers/>
      <w:spacing w:before="120" w:after="120"/>
    </w:pPr>
    <w:rPr>
      <w:i/>
      <w:iCs/>
    </w:rPr>
  </w:style>
  <w:style w:type="paragraph" w:styleId="Index" w:customStyle="1">
    <w:name w:val="Index"/>
    <w:basedOn w:val="Normal"/>
    <w:qFormat/>
    <w:pPr>
      <w:suppressLineNumbers/>
    </w:pPr>
    <w:rPr/>
  </w:style>
  <w:style w:type="paragraph" w:styleId="HeaderandFooter" w:customStyle="1">
    <w:name w:val="Header and Footer"/>
    <w:basedOn w:val="Normal"/>
    <w:qFormat/>
    <w:pPr>
      <w:suppressLineNumbers/>
      <w:tabs>
        <w:tab w:val="clear" w:pos="643"/>
        <w:tab w:val="center" w:pos="4819" w:leader="none"/>
        <w:tab w:val="right" w:pos="9638" w:leader="none"/>
      </w:tabs>
    </w:pPr>
    <w:rPr/>
  </w:style>
  <w:style w:type="paragraph" w:styleId="Footer">
    <w:name w:val="footer"/>
    <w:basedOn w:val="HeaderandFooter"/>
    <w:pPr>
      <w:suppressLineNumbers/>
      <w:jc w:val="center"/>
    </w:pPr>
    <w:rPr/>
  </w:style>
  <w:style w:type="paragraph" w:styleId="Header">
    <w:name w:val="header"/>
    <w:basedOn w:val="HeaderandFooter"/>
    <w:pPr>
      <w:suppressLineNumbers/>
    </w:pPr>
    <w:rPr/>
  </w:style>
  <w:style w:type="paragraph" w:styleId="TOC1">
    <w:name w:val="toc 1"/>
    <w:basedOn w:val="Index"/>
    <w:pPr>
      <w:tabs>
        <w:tab w:val="clear" w:pos="643"/>
        <w:tab w:val="right" w:pos="9638" w:leader="dot"/>
      </w:tabs>
    </w:pPr>
    <w:rPr/>
  </w:style>
  <w:style w:type="paragraph" w:styleId="TitleAuthors" w:customStyle="1">
    <w:name w:val="Title &amp; Authors"/>
    <w:qFormat/>
    <w:pPr>
      <w:widowControl/>
      <w:suppressAutoHyphens w:val="true"/>
      <w:bidi w:val="0"/>
      <w:spacing w:lineRule="auto" w:line="480" w:before="0" w:after="0"/>
      <w:jc w:val="center"/>
    </w:pPr>
    <w:rPr>
      <w:rFonts w:ascii="Times New Roman" w:hAnsi="Times New Roman" w:eastAsia="Noto Serif CJK SC" w:cs="Lohit Devanagari"/>
      <w:color w:val="auto"/>
      <w:kern w:val="2"/>
      <w:sz w:val="24"/>
      <w:szCs w:val="24"/>
      <w:lang w:val="en-US" w:eastAsia="zh-CN" w:bidi="hi-IN"/>
    </w:rPr>
  </w:style>
  <w:style w:type="paragraph" w:styleId="Firstpagedetails" w:customStyle="1">
    <w:name w:val="First page details"/>
    <w:qFormat/>
    <w:pPr>
      <w:widowControl/>
      <w:suppressAutoHyphens w:val="true"/>
      <w:bidi w:val="0"/>
      <w:spacing w:lineRule="auto" w:line="480" w:before="0" w:after="0"/>
      <w:jc w:val="start"/>
    </w:pPr>
    <w:rPr>
      <w:rFonts w:ascii="Liberation Serif" w:hAnsi="Liberation Serif" w:eastAsia="Noto Serif CJK SC" w:cs="Lohit Devanagari"/>
      <w:color w:val="auto"/>
      <w:kern w:val="2"/>
      <w:sz w:val="24"/>
      <w:szCs w:val="24"/>
      <w:lang w:val="en-US" w:eastAsia="zh-CN" w:bidi="hi-IN"/>
    </w:rPr>
  </w:style>
  <w:style w:type="paragraph" w:styleId="Closing">
    <w:name w:val="Closing"/>
    <w:basedOn w:val="Heading"/>
    <w:next w:val="BodyText"/>
    <w:pPr>
      <w:jc w:val="center"/>
    </w:pPr>
    <w:rPr>
      <w:rFonts w:ascii="Times New Roman" w:hAnsi="Times New Roman"/>
      <w:b/>
      <w:bCs/>
      <w:sz w:val="24"/>
      <w:szCs w:val="32"/>
    </w:rPr>
  </w:style>
  <w:style w:type="paragraph" w:styleId="FootnoteText">
    <w:name w:val="footnote text"/>
    <w:basedOn w:val="Normal"/>
    <w:pPr>
      <w:suppressLineNumbers/>
      <w:ind w:hanging="340" w:start="340"/>
    </w:pPr>
    <w:rPr>
      <w:sz w:val="20"/>
      <w:szCs w:val="20"/>
    </w:rPr>
  </w:style>
  <w:style w:type="paragraph" w:styleId="ListParagraph">
    <w:name w:val="List Paragraph"/>
    <w:basedOn w:val="Normal"/>
    <w:qFormat/>
    <w:pPr>
      <w:spacing w:before="0" w:after="0"/>
      <w:ind w:firstLine="720" w:start="720"/>
      <w:contextualSpacing/>
    </w:pPr>
    <w:rPr/>
  </w:style>
  <w:style w:type="paragraph" w:styleId="PreformattedText" w:customStyle="1">
    <w:name w:val="Preformatted Text"/>
    <w:basedOn w:val="Normal"/>
    <w:qFormat/>
    <w:pPr/>
    <w:rPr>
      <w:rFonts w:ascii="Liberation Mono" w:hAnsi="Liberation Mono" w:eastAsia="Noto Sans Mono CJK SC" w:cs="Liberation Mono"/>
      <w:sz w:val="20"/>
      <w:szCs w:val="20"/>
    </w:rPr>
  </w:style>
  <w:style w:type="paragraph" w:styleId="TableContents" w:customStyle="1">
    <w:name w:val="Table Contents"/>
    <w:basedOn w:val="Normal"/>
    <w:qFormat/>
    <w:pPr>
      <w:widowControl w:val="false"/>
      <w:suppressLineNumbers/>
    </w:pPr>
    <w:rPr/>
  </w:style>
  <w:style w:type="paragraph" w:styleId="TableHeading" w:customStyle="1">
    <w:name w:val="Table Heading"/>
    <w:basedOn w:val="TableContents"/>
    <w:qFormat/>
    <w:pPr>
      <w:jc w:val="center"/>
    </w:pPr>
    <w:rPr>
      <w:b/>
      <w:bCs/>
    </w:rPr>
  </w:style>
  <w:style w:type="paragraph" w:styleId="Bibliography1" w:customStyle="1">
    <w:name w:val="Bibliography 1"/>
    <w:basedOn w:val="Index"/>
    <w:qFormat/>
    <w:pPr>
      <w:spacing w:lineRule="atLeast" w:line="480"/>
      <w:ind w:hanging="720" w:start="720"/>
    </w:pPr>
    <w:rPr/>
  </w:style>
  <w:style w:type="paragraph" w:styleId="CommentText">
    <w:name w:val="annotation text"/>
    <w:basedOn w:val="Normal"/>
    <w:link w:val="CommentTextChar"/>
    <w:pPr>
      <w:spacing w:lineRule="auto" w:line="240"/>
    </w:pPr>
    <w:rPr>
      <w:rFonts w:cs="Mangal"/>
      <w:sz w:val="20"/>
      <w:szCs w:val="18"/>
    </w:rPr>
  </w:style>
  <w:style w:type="paragraph" w:styleId="annotationsubject">
    <w:name w:val="annotation subject"/>
    <w:basedOn w:val="CommentText"/>
    <w:next w:val="CommentText"/>
    <w:link w:val="CommentSubjectChar"/>
    <w:qFormat/>
    <w:pPr/>
    <w:rPr>
      <w:b/>
      <w:bCs/>
    </w:rPr>
  </w:style>
  <w:style w:type="paragraph" w:styleId="BalloonText">
    <w:name w:val="Balloon Text"/>
    <w:basedOn w:val="Normal"/>
    <w:link w:val="BalloonTextChar"/>
    <w:qFormat/>
    <w:pPr>
      <w:spacing w:lineRule="auto" w:line="240"/>
    </w:pPr>
    <w:rPr>
      <w:rFonts w:ascii="Segoe UI" w:hAnsi="Segoe UI" w:cs="Mangal"/>
      <w:sz w:val="18"/>
      <w:szCs w:val="16"/>
    </w:rPr>
  </w:style>
  <w:style w:type="paragraph" w:styleId="Comment" w:customStyle="1">
    <w:name w:val="Comment"/>
    <w:basedOn w:val="Normal"/>
    <w:qFormat/>
    <w:pPr/>
    <w:rPr>
      <w:sz w:val="20"/>
      <w:szCs w:val="20"/>
    </w:rPr>
  </w:style>
  <w:style w:type="paragraph" w:styleId="Revision">
    <w:name w:val="Revision"/>
    <w:uiPriority w:val="99"/>
    <w:semiHidden/>
    <w:qFormat/>
    <w:rsid w:val="000d3817"/>
    <w:pPr>
      <w:widowControl/>
      <w:suppressAutoHyphens w:val="false"/>
      <w:bidi w:val="0"/>
      <w:spacing w:before="0" w:after="0"/>
      <w:jc w:val="start"/>
    </w:pPr>
    <w:rPr>
      <w:rFonts w:ascii="Times New Roman" w:hAnsi="Times New Roman" w:eastAsia="Noto Serif CJK SC" w:cs="Mangal"/>
      <w:color w:val="auto"/>
      <w:kern w:val="2"/>
      <w:sz w:val="24"/>
      <w:szCs w:val="21"/>
      <w:lang w:val="en-US" w:eastAsia="zh-CN" w:bidi="hi-IN"/>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bkowialiewski@uliege.be" TargetMode="External"/><Relationship Id="rId3" Type="http://schemas.openxmlformats.org/officeDocument/2006/relationships/image" Target="media/image1.png"/><Relationship Id="rId4" Type="http://schemas.openxmlformats.org/officeDocument/2006/relationships/image" Target="media/image2.svg"/><Relationship Id="rId5" Type="http://schemas.openxmlformats.org/officeDocument/2006/relationships/image" Target="media/image3.png"/><Relationship Id="rId6" Type="http://schemas.openxmlformats.org/officeDocument/2006/relationships/image" Target="media/image4.svg"/><Relationship Id="rId7" Type="http://schemas.openxmlformats.org/officeDocument/2006/relationships/image" Target="media/image5.png"/><Relationship Id="rId8" Type="http://schemas.openxmlformats.org/officeDocument/2006/relationships/image" Target="media/image6.svg"/><Relationship Id="rId9" Type="http://schemas.openxmlformats.org/officeDocument/2006/relationships/image" Target="media/image7.png"/><Relationship Id="rId10" Type="http://schemas.openxmlformats.org/officeDocument/2006/relationships/image" Target="media/image8.svg"/><Relationship Id="rId11" Type="http://schemas.openxmlformats.org/officeDocument/2006/relationships/image" Target="media/image9.png"/><Relationship Id="rId12" Type="http://schemas.openxmlformats.org/officeDocument/2006/relationships/image" Target="media/image10.svg"/><Relationship Id="rId13" Type="http://schemas.openxmlformats.org/officeDocument/2006/relationships/hyperlink" Target="https://prolific.co/" TargetMode="External"/><Relationship Id="rId14" Type="http://schemas.openxmlformats.org/officeDocument/2006/relationships/hyperlink" Target="http://www.lexique.org/" TargetMode="External"/><Relationship Id="rId15" Type="http://schemas.openxmlformats.org/officeDocument/2006/relationships/hyperlink" Target="https://catalog.ldc.upenn.edu/LDC96L14" TargetMode="External"/><Relationship Id="rId16" Type="http://schemas.openxmlformats.org/officeDocument/2006/relationships/image" Target="media/image11.png"/><Relationship Id="rId17" Type="http://schemas.openxmlformats.org/officeDocument/2006/relationships/image" Target="media/image12.svg"/><Relationship Id="rId18" Type="http://schemas.openxmlformats.org/officeDocument/2006/relationships/image" Target="media/image13.png"/><Relationship Id="rId19" Type="http://schemas.openxmlformats.org/officeDocument/2006/relationships/image" Target="media/image14.svg"/><Relationship Id="rId20" Type="http://schemas.openxmlformats.org/officeDocument/2006/relationships/image" Target="media/image15.png"/><Relationship Id="rId21" Type="http://schemas.openxmlformats.org/officeDocument/2006/relationships/image" Target="media/image16.svg"/><Relationship Id="rId22" Type="http://schemas.openxmlformats.org/officeDocument/2006/relationships/image" Target="media/image17.png"/><Relationship Id="rId23" Type="http://schemas.openxmlformats.org/officeDocument/2006/relationships/header" Target="header1.xml"/><Relationship Id="rId24" Type="http://schemas.openxmlformats.org/officeDocument/2006/relationships/header" Target="header2.xml"/><Relationship Id="rId25" Type="http://schemas.openxmlformats.org/officeDocument/2006/relationships/header" Target="header3.xml"/><Relationship Id="rId26" Type="http://schemas.openxmlformats.org/officeDocument/2006/relationships/footer" Target="footer1.xml"/><Relationship Id="rId27" Type="http://schemas.openxmlformats.org/officeDocument/2006/relationships/footer" Target="footer2.xml"/><Relationship Id="rId28" Type="http://schemas.openxmlformats.org/officeDocument/2006/relationships/footer" Target="footer3.xml"/><Relationship Id="rId29" Type="http://schemas.openxmlformats.org/officeDocument/2006/relationships/footnotes" Target="footnotes.xml"/><Relationship Id="rId30" Type="http://schemas.openxmlformats.org/officeDocument/2006/relationships/comments" Target="comments.xml"/><Relationship Id="rId31" Type="http://schemas.microsoft.com/office/2011/relationships/commentsExtended" Target="commentsExtended.xml"/><Relationship Id="rId32" Type="http://schemas.openxmlformats.org/officeDocument/2006/relationships/numbering" Target="numbering.xml"/><Relationship Id="rId33" Type="http://schemas.openxmlformats.org/officeDocument/2006/relationships/fontTable" Target="fontTable.xml"/><Relationship Id="rId34" Type="http://schemas.openxmlformats.org/officeDocument/2006/relationships/settings" Target="settings.xml"/><Relationship Id="rId35" Type="http://schemas.openxmlformats.org/officeDocument/2006/relationships/theme" Target="theme/theme1.xml"/><Relationship Id="rId3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B5054F-5EEC-4AC6-8FA4-98ABDC9E7A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2577</TotalTime>
  <Application>LibreOffice/25.2.6.2$Linux_X86_64 LibreOffice_project/520$Build-2</Application>
  <AppVersion>15.0000</AppVersion>
  <Pages>45</Pages>
  <Words>8758</Words>
  <Characters>49635</Characters>
  <CharactersWithSpaces>58146</CharactersWithSpaces>
  <Paragraphs>378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2023-10-19T10:15:00Z</dcterms:created>
  <dc:creator/>
  <dc:description/>
  <dc:language>en-US</dc:language>
  <cp:lastModifiedBy/>
  <cp:lastPrinted>2024-09-23T14:11:15Z</cp:lastPrinted>
  <dcterms:modified xsi:type="dcterms:W3CDTF">2025-09-30T12:13:05Z</dcterms:modified>
  <cp:revision>6284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BREF_0Veb9Rmz2DZl_1">
    <vt:lpwstr>ZOTERO_ITEM CSL_CITATION {"citationID":"EBdX575J","properties":{"formattedCitation":"(Cowan, 1999; Oberauer, 2002)","plainCitation":"(Cowan, 1999; Oberauer, 2002)","noteIndex":0},"citationItems":[{"id":2113,"uris":["http://zotero.org/users/6058248/items/F</vt:lpwstr>
  </property>
  <property fmtid="{D5CDD505-2E9C-101B-9397-08002B2CF9AE}" pid="3" name="ZOTERO_BREF_0Veb9Rmz2DZl_2">
    <vt:lpwstr>BG5GBGA"],"itemData":{"id":2113,"type":"chapter","container-title":"Models of working memory: Mechanisms of active maintenance and executive control","edition":"Cambridge University Press","page":"62-101","title":"An Embedded-Processes Model of working me</vt:lpwstr>
  </property>
  <property fmtid="{D5CDD505-2E9C-101B-9397-08002B2CF9AE}" pid="4" name="ZOTERO_BREF_0Veb9Rmz2DZl_3">
    <vt:lpwstr>mory","author":[{"family":"Cowan","given":"Nelson"}],"issued":{"date-parts":[["1999"]]}}},{"id":1382,"uris":["http://zotero.org/users/6058248/items/3DZ3A6N3"],"itemData":{"id":1382,"type":"article-journal","container-title":"Journal of Experimental Psycho</vt:lpwstr>
  </property>
  <property fmtid="{D5CDD505-2E9C-101B-9397-08002B2CF9AE}" pid="5" name="ZOTERO_BREF_0Veb9Rmz2DZl_4">
    <vt:lpwstr>logy: Learning, Memory, and Cognition","DOI":"10.1037/0278-7393.28.3.411","ISSN":"1939-1285, 0278-7393","issue":"3","journalAbbreviation":"Journal of Experimental Psychology: Learning, Memory, and Cognition","language":"en","page":"411-421","source":"DOI.</vt:lpwstr>
  </property>
  <property fmtid="{D5CDD505-2E9C-101B-9397-08002B2CF9AE}" pid="6" name="ZOTERO_BREF_0Veb9Rmz2DZl_5">
    <vt:lpwstr>org (Crossref)","title":"Access to information in working memory: Exploring the focus of attention.","title-short":"Access to information in working memory","volume":"28","author":[{"family":"Oberauer","given":"Klaus"}],"issued":{"date-parts":[["2002"]]}}</vt:lpwstr>
  </property>
  <property fmtid="{D5CDD505-2E9C-101B-9397-08002B2CF9AE}" pid="7" name="ZOTERO_BREF_0Veb9Rmz2DZl_6">
    <vt:lpwstr>}],"schema":"https://github.com/citation-style-language/schema/raw/master/csl-citation.json"}</vt:lpwstr>
  </property>
  <property fmtid="{D5CDD505-2E9C-101B-9397-08002B2CF9AE}" pid="8" name="ZOTERO_BREF_0WYexZCVCMhy_1">
    <vt:lpwstr>ZOTERO_ITEM CSL_CITATION {"citationID":"TUfWq2JD","properties":{"formattedCitation":"(Portrat et al., 2016)","plainCitation":"(Portrat et al., 2016)","dontUpdate":true,"noteIndex":0},"citationItems":[{"id":1512,"uris":["http://zotero.org/users/6058248/ite</vt:lpwstr>
  </property>
  <property fmtid="{D5CDD505-2E9C-101B-9397-08002B2CF9AE}" pid="9" name="ZOTERO_BREF_0WYexZCVCMhy_2">
    <vt:lpwstr>ms/JD82626G"],"itemData":{"id":1512,"type":"article-journal","container-title":"Memory &amp; Cognition","DOI":"10.3758/s13421-015-0572-9","ISSN":"0090-502X, 1532-5946","issue":"3","journalAbbreviation":"Mem Cogn","language":"en","page":"420-434","source":"DOI</vt:lpwstr>
  </property>
  <property fmtid="{D5CDD505-2E9C-101B-9397-08002B2CF9AE}" pid="10" name="ZOTERO_BREF_0WYexZCVCMhy_3">
    <vt:lpwstr>.org (Crossref)","title":"Promoting the experimental dialogue between working memory and chunking: Behavioral data and simulation","title-short":"Promoting the experimental dialogue between working memory and chunking","volume":"44","author":[{"family":"P</vt:lpwstr>
  </property>
  <property fmtid="{D5CDD505-2E9C-101B-9397-08002B2CF9AE}" pid="11" name="ZOTERO_BREF_0WYexZCVCMhy_4">
    <vt:lpwstr>ortrat","given":"Sophie"},{"family":"Guida","given":"Alessandro"},{"family":"Phénix","given":"Thierry"},{"family":"Lemaire","given":"Benoît"}],"issued":{"date-parts":[["2016",4]]}}}],"schema":"https://github.com/citation-style-language/schema/raw/master/c</vt:lpwstr>
  </property>
  <property fmtid="{D5CDD505-2E9C-101B-9397-08002B2CF9AE}" pid="12" name="ZOTERO_BREF_0WYexZCVCMhy_5">
    <vt:lpwstr>sl-citation.json"}</vt:lpwstr>
  </property>
  <property fmtid="{D5CDD505-2E9C-101B-9397-08002B2CF9AE}" pid="13" name="ZOTERO_BREF_10Gv9xO2OAUJ_1">
    <vt:lpwstr>ZOTERO_ITEM CSL_CITATION {"citationID":"m8tm2Uaa","properties":{"formattedCitation":"(Baddeley et al., 1998)","plainCitation":"(Baddeley et al., 1998)","noteIndex":0},"citationItems":[{"id":233,"uris":["http://zotero.org/users/6058248/items/6ESZAYRT"],"it</vt:lpwstr>
  </property>
  <property fmtid="{D5CDD505-2E9C-101B-9397-08002B2CF9AE}" pid="14" name="ZOTERO_BREF_10Gv9xO2OAUJ_2">
    <vt:lpwstr>emData":{"id":233,"type":"article-journal","container-title":"Psychological Review","DOI":"10.1037/0033-295X.105.1.158","ISSN":"1939-1471, 0033-295X","issue":"1","journalAbbreviation":"Psychological Review","language":"en","page":"158-173","source":"DOI.o</vt:lpwstr>
  </property>
  <property fmtid="{D5CDD505-2E9C-101B-9397-08002B2CF9AE}" pid="15" name="ZOTERO_BREF_10Gv9xO2OAUJ_3">
    <vt:lpwstr>rg (Crossref)","title":"The phonological loop as a language learning device.","volume":"105","author":[{"family":"Baddeley","given":"Alan D."},{"family":"Gathercole","given":"Susan"},{"family":"Papagno","given":"Costanza"}],"issued":{"date-parts":[["1998"</vt:lpwstr>
  </property>
  <property fmtid="{D5CDD505-2E9C-101B-9397-08002B2CF9AE}" pid="16" name="ZOTERO_BREF_10Gv9xO2OAUJ_4">
    <vt:lpwstr>]]}}}],"schema":"https://github.com/citation-style-language/schema/raw/master/csl-citation.json"}</vt:lpwstr>
  </property>
  <property fmtid="{D5CDD505-2E9C-101B-9397-08002B2CF9AE}" pid="17" name="ZOTERO_BREF_13phQrS03kpj_1">
    <vt:lpwstr>ZOTERO_ITEM CSL_CITATION {"citationID":"snJ1hjgY","properties":{"formattedCitation":"(Roodenrys et al., 2022)","plainCitation":"(Roodenrys et al., 2022)","noteIndex":0},"citationItems":[{"id":111,"uris":["http://zotero.org/users/6058248/items/SNE2R489"],"</vt:lpwstr>
  </property>
  <property fmtid="{D5CDD505-2E9C-101B-9397-08002B2CF9AE}" pid="18" name="ZOTERO_BREF_13phQrS03kpj_2">
    <vt:lpwstr>itemData":{"id":111,"type":"article-journal","abstract":"The phonological similarity effect in short-­term memory (STM) is the finding that serial recall of lists of similar sounding items is poorer than that of dissimilar sounding items. This is traditio</vt:lpwstr>
  </property>
  <property fmtid="{D5CDD505-2E9C-101B-9397-08002B2CF9AE}" pid="19" name="ZOTERO_BREF_13phQrS03kpj_3">
    <vt:lpwstr>nally argued to be due to a detrimental effect on memory for the order of the words in the list and not on memory for the words themselves. Models that propose forgetting from STM is due to interference must invoke an additional compensatory process where</vt:lpwstr>
  </property>
  <property fmtid="{D5CDD505-2E9C-101B-9397-08002B2CF9AE}" pid="20" name="ZOTERO_BREF_13phQrS03kpj_4">
    <vt:lpwstr> the shared element of the words acts as a cue to recall, in order to account for the lack of an effect on memory for the words. However, the possibility of a detrimental effect of phonological similarity on item memory when these compensatory processes a</vt:lpwstr>
  </property>
  <property fmtid="{D5CDD505-2E9C-101B-9397-08002B2CF9AE}" pid="21" name="ZOTERO_BREF_13phQrS03kpj_5">
    <vt:lpwstr>re not available has not been investigated. Two experiments (n = 60 and n = 57) in which similarity is operationalized in a way that precludes usage of compensatory processes are reported. The results clearly demonstrate that item recall is poorer for sim</vt:lpwstr>
  </property>
  <property fmtid="{D5CDD505-2E9C-101B-9397-08002B2CF9AE}" pid="22" name="ZOTERO_BREF_13phQrS03kpj_6">
    <vt:lpwstr>ilar lists than dissimilar lists when similarity is defined in this way.","container-title":"British Journal of Psychology","DOI":"10.1111/bjop.12575","ISSN":"0007-1269, 2044-8295","journalAbbreviation":"British J of Psychology","language":"en","page":"bj</vt:lpwstr>
  </property>
  <property fmtid="{D5CDD505-2E9C-101B-9397-08002B2CF9AE}" pid="23" name="ZOTERO_BREF_13phQrS03kpj_7">
    <vt:lpwstr>op.12575","source":"DOI.org (Crossref)","title":"Phonological similarity in the serial recall task hinders item recall, not just order","author":[{"family":"Roodenrys","given":"Steven"},{"family":"Guitard","given":"Dominic"},{"family":"Miller","given":"Le</vt:lpwstr>
  </property>
  <property fmtid="{D5CDD505-2E9C-101B-9397-08002B2CF9AE}" pid="24" name="ZOTERO_BREF_13phQrS03kpj_8">
    <vt:lpwstr>onie M."},{"family":"Saint‐Aubin","given":"Jean"},{"family":"Barron","given":"Jeffrey M."}],"issued":{"date-parts":[["2022",6,12]]}}}],"schema":"https://github.com/citation-style-language/schema/raw/master/csl-citation.json"}</vt:lpwstr>
  </property>
  <property fmtid="{D5CDD505-2E9C-101B-9397-08002B2CF9AE}" pid="25" name="ZOTERO_BREF_1MvuAy0MAU9k_1">
    <vt:lpwstr>ZOTERO_ITEM CSL_CITATION {"citationID":"63ncmtby","properties":{"formattedCitation":"(Saint-Aubin et al., 2021)","plainCitation":"(Saint-Aubin et al., 2021)","noteIndex":0},"citationItems":[{"id":2076,"uris":["http://zotero.org/users/6058248/items/F2U7L8W</vt:lpwstr>
  </property>
  <property fmtid="{D5CDD505-2E9C-101B-9397-08002B2CF9AE}" pid="26" name="ZOTERO_BREF_1MvuAy0MAU9k_10">
    <vt:lpwstr>s://github.com/citation-style-language/schema/raw/master/csl-citation.json"}</vt:lpwstr>
  </property>
  <property fmtid="{D5CDD505-2E9C-101B-9397-08002B2CF9AE}" pid="27" name="ZOTERO_BREF_1MvuAy0MAU9k_2">
    <vt:lpwstr>5"],"itemData":{"id":2076,"type":"article-journal","abstract":"The production effect relates to the better memory of words read aloud during a study phase compared to silently read items. Here, we examined the production effect for memory over the short-t</vt:lpwstr>
  </property>
  <property fmtid="{D5CDD505-2E9C-101B-9397-08002B2CF9AE}" pid="28" name="ZOTERO_BREF_1MvuAy0MAU9k_3">
    <vt:lpwstr>erm. In long-term memory tasks, the effect generates a complex pattern of results where production interacts with memory task and list composition. Within an immediate ordered recall paradigm, involving both item and order information, we tested the item-</vt:lpwstr>
  </property>
  <property fmtid="{D5CDD505-2E9C-101B-9397-08002B2CF9AE}" pid="29" name="ZOTERO_BREF_1MvuAy0MAU9k_4">
    <vt:lpwstr>order account, recently called upon to explain the production effect. We also analysed results as a function of serial position. Results of the first five experiments were highly consistent, but hard to reconcile with the item-order account. Instead, we p</vt:lpwstr>
  </property>
  <property fmtid="{D5CDD505-2E9C-101B-9397-08002B2CF9AE}" pid="30" name="ZOTERO_BREF_1MvuAy0MAU9k_5">
    <vt:lpwstr>ut forward an interpretation based on relative distinctiveness and the costs of the richer encoding associated with production. The predictions we derived from this interpretation were supported in the final experiment. Moreover, we tested the interpretat</vt:lpwstr>
  </property>
  <property fmtid="{D5CDD505-2E9C-101B-9397-08002B2CF9AE}" pid="31" name="ZOTERO_BREF_1MvuAy0MAU9k_6">
    <vt:lpwstr>ion through a new version of the Feature Model. Overall, the work highlights the value of the production effect as a prototypical distinctiveness phe­ nomenon illuminating the interaction of encoding and retrieval processes, the value of feature-rich repr</vt:lpwstr>
  </property>
  <property fmtid="{D5CDD505-2E9C-101B-9397-08002B2CF9AE}" pid="32" name="ZOTERO_BREF_1MvuAy0MAU9k_7">
    <vt:lpwstr>esen­ tations, and the costs that can be associated with feature-generating distinctive processing.","container-title":"Journal of Memory and Language","DOI":"10.1016/j.jml.2021.104219","ISSN":"0749596X","journalAbbreviation":"Journal of Memory and Langua</vt:lpwstr>
  </property>
  <property fmtid="{D5CDD505-2E9C-101B-9397-08002B2CF9AE}" pid="33" name="ZOTERO_BREF_1MvuAy0MAU9k_8">
    <vt:lpwstr>ge","language":"en","page":"104219","source":"DOI.org (Crossref)","title":"A model of the production effect over the short-term: The cost of relative distinctiveness","title-short":"A model of the production effect over the short-term","volume":"118","aut</vt:lpwstr>
  </property>
  <property fmtid="{D5CDD505-2E9C-101B-9397-08002B2CF9AE}" pid="34" name="ZOTERO_BREF_1MvuAy0MAU9k_9">
    <vt:lpwstr>hor":[{"family":"Saint-Aubin","given":"Jean"},{"family":"Yearsley","given":"James M."},{"family":"Poirier","given":"Marie"},{"family":"Cyr","given":"Véronique"},{"family":"Guitard","given":"Dominic"}],"issued":{"date-parts":[["2021",6]]}}}],"schema":"http</vt:lpwstr>
  </property>
  <property fmtid="{D5CDD505-2E9C-101B-9397-08002B2CF9AE}" pid="35" name="ZOTERO_BREF_1eAE0RnDn1Ws_1">
    <vt:lpwstr>ZOTERO_BIBL {"uncited":[],"omitted":[],"custom":[]} CSL_BIBLIOGRAPHY</vt:lpwstr>
  </property>
  <property fmtid="{D5CDD505-2E9C-101B-9397-08002B2CF9AE}" pid="36" name="ZOTERO_BREF_1r5MYrtbqEAu_1">
    <vt:lpwstr>ZOTERO_ITEM CSL_CITATION {"citationID":"Q4qTca14","properties":{"formattedCitation":"(Barrouillet et al., 2004)","plainCitation":"(Barrouillet et al., 2004)","noteIndex":0},"citationItems":[{"id":638,"uris":["http://zotero.org/users/6058248/items/QJGGX8MF</vt:lpwstr>
  </property>
  <property fmtid="{D5CDD505-2E9C-101B-9397-08002B2CF9AE}" pid="37" name="ZOTERO_BREF_1r5MYrtbqEAu_2">
    <vt:lpwstr>"],"itemData":{"id":638,"type":"article-journal","container-title":"Journal of Experimental Psychology: General","DOI":"10.1037/0096-3445.133.1.83","ISSN":"1939-2222, 0096-3445","issue":"1","journalAbbreviation":"Journal of Experimental Psychology: Genera</vt:lpwstr>
  </property>
  <property fmtid="{D5CDD505-2E9C-101B-9397-08002B2CF9AE}" pid="38" name="ZOTERO_BREF_1r5MYrtbqEAu_3">
    <vt:lpwstr>l","language":"en","page":"83-100","source":"DOI.org (Crossref)","title":"Time Constraints and Resource Sharing in Adults' Working Memory Spans.","volume":"133","author":[{"family":"Barrouillet","given":"Pierre"},{"family":"Bernardin","given":"Sophie"},{"</vt:lpwstr>
  </property>
  <property fmtid="{D5CDD505-2E9C-101B-9397-08002B2CF9AE}" pid="39" name="ZOTERO_BREF_1r5MYrtbqEAu_4">
    <vt:lpwstr>family":"Camos","given":"Valérie"}],"issued":{"date-parts":[["2004"]]}}}],"schema":"https://github.com/citation-style-language/schema/raw/master/csl-citation.json"}</vt:lpwstr>
  </property>
  <property fmtid="{D5CDD505-2E9C-101B-9397-08002B2CF9AE}" pid="40" name="ZOTERO_BREF_1vMHgxftDdSV_1">
    <vt:lpwstr>ZOTERO_ITEM CSL_CITATION {"citationID":"50yhLxGW","properties":{"formattedCitation":"(Cowan et al., 1992; Hulme et al., 1991; Walker &amp; Hulme, 1999)","plainCitation":"(Cowan et al., 1992; Hulme et al., 1991; Walker &amp; Hulme, 1999)","noteIndex":0},"citationI</vt:lpwstr>
  </property>
  <property fmtid="{D5CDD505-2E9C-101B-9397-08002B2CF9AE}" pid="41" name="ZOTERO_BREF_1vMHgxftDdSV_10">
    <vt:lpwstr>ation.json"}</vt:lpwstr>
  </property>
  <property fmtid="{D5CDD505-2E9C-101B-9397-08002B2CF9AE}" pid="42" name="ZOTERO_BREF_1vMHgxftDdSV_2">
    <vt:lpwstr>tems":[{"id":1715,"uris":["http://zotero.org/users/6058248/items/QCQNUGKB"],"itemData":{"id":1715,"type":"article-journal","container-title":"Journal of Memory and Language","DOI":"10.1016/0749-596X(92)90002-F","ISSN":"0749596X","issue":"1","journalAbbrev</vt:lpwstr>
  </property>
  <property fmtid="{D5CDD505-2E9C-101B-9397-08002B2CF9AE}" pid="43" name="ZOTERO_BREF_1vMHgxftDdSV_3">
    <vt:lpwstr>iation":"Journal of Memory and Language","language":"en","page":"1-17","source":"DOI.org (Crossref)","title":"The role of verbal output time in the effects of word length on immediate memory","volume":"31","author":[{"family":"Cowan","given":"Nelson"},{"f</vt:lpwstr>
  </property>
  <property fmtid="{D5CDD505-2E9C-101B-9397-08002B2CF9AE}" pid="44" name="ZOTERO_BREF_1vMHgxftDdSV_4">
    <vt:lpwstr>amily":"Day","given":"L."},{"family":"Saults","given":"J. Scott"},{"family":"Keller","given":"J."},{"family":"Johnson","given":"T."},{"family":"Flores","given":"L."}],"issued":{"date-parts":[["1992",2]]}}},{"id":1321,"uris":["http://zotero.org/users/60582</vt:lpwstr>
  </property>
  <property fmtid="{D5CDD505-2E9C-101B-9397-08002B2CF9AE}" pid="45" name="ZOTERO_BREF_1vMHgxftDdSV_5">
    <vt:lpwstr>48/items/7TFK2KAN"],"itemData":{"id":1321,"type":"article-journal","container-title":"Journal of Memory and Language","DOI":"10.1016/0749-596X(91)90032-F","ISSN":"0749596X","issue":"6","journalAbbreviation":"Journal of Memory and Language","language":"en"</vt:lpwstr>
  </property>
  <property fmtid="{D5CDD505-2E9C-101B-9397-08002B2CF9AE}" pid="46" name="ZOTERO_BREF_1vMHgxftDdSV_6">
    <vt:lpwstr>,"page":"685-701","source":"DOI.org (Crossref)","title":"Memory for familiar and unfamiliar words: Evidence for a long-term memory contribution to short-term memory span","title-short":"Memory for familiar and unfamiliar words","volume":"30","author":[{"f</vt:lpwstr>
  </property>
  <property fmtid="{D5CDD505-2E9C-101B-9397-08002B2CF9AE}" pid="47" name="ZOTERO_BREF_1vMHgxftDdSV_7">
    <vt:lpwstr>amily":"Hulme","given":"Charles"},{"family":"Maughan","given":"Sarah"},{"family":"Brown","given":"Gordon D.A"}],"issued":{"date-parts":[["1991",12]]}}},{"id":2001,"uris":["http://zotero.org/users/6058248/items/IQPQDAJ7"],"itemData":{"id":2001,"type":"arti</vt:lpwstr>
  </property>
  <property fmtid="{D5CDD505-2E9C-101B-9397-08002B2CF9AE}" pid="48" name="ZOTERO_BREF_1vMHgxftDdSV_8">
    <vt:lpwstr>cle-journal","container-title":"Journal of Experimental Psychology: Learning, Memory, and Cognition","issue":"5","language":"en","page":"1256-1271","source":"Zotero","title":"Concrete Words Are Easier to Recall Than Abstract Words: Evidence for a Semantic</vt:lpwstr>
  </property>
  <property fmtid="{D5CDD505-2E9C-101B-9397-08002B2CF9AE}" pid="49" name="ZOTERO_BREF_1vMHgxftDdSV_9">
    <vt:lpwstr> Contribution to Short-Term Serial Recall","volume":"25","author":[{"family":"Walker","given":"Ian"},{"family":"Hulme","given":"Charles"}],"issued":{"date-parts":[["1999"]]}}}],"schema":"https://github.com/citation-style-language/schema/raw/master/csl-cit</vt:lpwstr>
  </property>
  <property fmtid="{D5CDD505-2E9C-101B-9397-08002B2CF9AE}" pid="50" name="ZOTERO_BREF_207tEtRcfqvm_1">
    <vt:lpwstr>ZOTERO_ITEM CSL_CITATION {"citationID":"doY0t07E","properties":{"formattedCitation":"(Kowialiewski, Krasnoff, et al., 2023; Kowialiewski, Majerus, et al., 2023)","plainCitation":"(Kowialiewski, Krasnoff, et al., 2023; Kowialiewski, Majerus, et al., 2023)"</vt:lpwstr>
  </property>
  <property fmtid="{D5CDD505-2E9C-101B-9397-08002B2CF9AE}" pid="51" name="ZOTERO_BREF_207tEtRcfqvm_10">
    <vt:lpwstr>accessed":{"date-parts":[["2022",12,29]]},"issued":{"date-parts":[["2023"]]}}},{"id":2145,"uris":["http://zotero.org/users/6058248/items/S4J5ARKM"],"itemData":{"id":2145,"type":"article-journal","container-title":"Journal of Experimental Psychology: Learn</vt:lpwstr>
  </property>
  <property fmtid="{D5CDD505-2E9C-101B-9397-08002B2CF9AE}" pid="52" name="ZOTERO_BREF_207tEtRcfqvm_11">
    <vt:lpwstr>ing, Memory, and Cognition","DOI":"10.1037/xlm0001279","issue":"1","page":"68-88","title":"Does semantic similarity affect immediate memory for order? Usually not, but sometimes it does","volume":"50","author":[{"family":"Kowialiewski","given":"Benjamin"}</vt:lpwstr>
  </property>
  <property fmtid="{D5CDD505-2E9C-101B-9397-08002B2CF9AE}" pid="53" name="ZOTERO_BREF_207tEtRcfqvm_12">
    <vt:lpwstr>,{"family":"Majerus","given":"Steve"},{"family":"Oberauer","given":"Klaus"}],"issued":{"date-parts":[["2024"]]}}}],"schema":"https://github.com/citation-style-language/schema/raw/master/csl-citation.json"}</vt:lpwstr>
  </property>
  <property fmtid="{D5CDD505-2E9C-101B-9397-08002B2CF9AE}" pid="54" name="ZOTERO_BREF_207tEtRcfqvm_2">
    <vt:lpwstr>,"dontUpdate":true,"noteIndex":0},"citationItems":[{"id":2181,"uris":["http://zotero.org/users/6058248/items/GHSE92VK"],"itemData":{"id":2181,"type":"article-journal","abstract":"Working memory (WM) is often tested through immediate serial recall of word </vt:lpwstr>
  </property>
  <property fmtid="{D5CDD505-2E9C-101B-9397-08002B2CF9AE}" pid="55" name="ZOTERO_BREF_207tEtRcfqvm_3">
    <vt:lpwstr>lists. Performance in such tasks is negatively influenced by phonological similarity: People more often get the order of words wrong when they are phonologically similar to each other (e.g., cat, fat, mat). This phonological-similarity effect shows that p</vt:lpwstr>
  </property>
  <property fmtid="{D5CDD505-2E9C-101B-9397-08002B2CF9AE}" pid="56" name="ZOTERO_BREF_207tEtRcfqvm_4">
    <vt:lpwstr>honology plays an important role for the representation of serial order in these tasks. By contrast, semantic similarity usually does not impact performance negatively. To resolve and understand this discrepancy, we tested the ef­ fects of phonological an</vt:lpwstr>
  </property>
  <property fmtid="{D5CDD505-2E9C-101B-9397-08002B2CF9AE}" pid="57" name="ZOTERO_BREF_207tEtRcfqvm_5">
    <vt:lpwstr>d semantic similarity for the retention of positional information in WM. Across six ex­ periments (all Ns = 60 young adults), we manipulated between-item semantic and phonological similarity in tasks requiring participants to form and maintain new item-co</vt:lpwstr>
  </property>
  <property fmtid="{D5CDD505-2E9C-101B-9397-08002B2CF9AE}" pid="58" name="ZOTERO_BREF_207tEtRcfqvm_6">
    <vt:lpwstr>ntext bindings in WM. Participants were asked to retrieve items from their context, or the contexts from their item. For both retrieval directions, phonological similarity impaired WM for item-context bindings across all experiments. Semantic similarity d</vt:lpwstr>
  </property>
  <property fmtid="{D5CDD505-2E9C-101B-9397-08002B2CF9AE}" pid="59" name="ZOTERO_BREF_207tEtRcfqvm_7">
    <vt:lpwstr>id not. These results demonstrate that WM encodes phonological and semantic information differently. We propose a WM model accounting for semantic-similarity effects in WM, in which semantic knowledge supports WM through activated long-term memory.","cont</vt:lpwstr>
  </property>
  <property fmtid="{D5CDD505-2E9C-101B-9397-08002B2CF9AE}" pid="60" name="ZOTERO_BREF_207tEtRcfqvm_8">
    <vt:lpwstr>ainer-title":"Cognition","DOI":"10.1016/j.cognition.2022.105364","ISSN":"00100277","issue":"105364","journalAbbreviation":"Cognition","language":"en","source":"DOI.org (Crossref)","title":"Verbal working memory encodes phonological and semantic informatio</vt:lpwstr>
  </property>
  <property fmtid="{D5CDD505-2E9C-101B-9397-08002B2CF9AE}" pid="61" name="ZOTERO_BREF_207tEtRcfqvm_9">
    <vt:lpwstr>n differently","URL":"https://linkinghub.elsevier.com/retrieve/pii/S0010027722003535","volume":"233","author":[{"family":"Kowialiewski","given":"B."},{"family":"Krasnoff","given":"J."},{"family":"Mizrak","given":"E."},{"family":"Oberauer","given":"K."}],"</vt:lpwstr>
  </property>
  <property fmtid="{D5CDD505-2E9C-101B-9397-08002B2CF9AE}" pid="62" name="ZOTERO_BREF_2zIYZpQ01RRC_1">
    <vt:lpwstr>ZOTERO_ITEM CSL_CITATION {"citationID":"iwjTVBuj","properties":{"formattedCitation":"(Neale &amp; Tehan, 2007)","plainCitation":"(Neale &amp; Tehan, 2007)","dontUpdate":true,"noteIndex":0},"citationItems":[{"id":1574,"uris":["http://zotero.org/users/6058248/items</vt:lpwstr>
  </property>
  <property fmtid="{D5CDD505-2E9C-101B-9397-08002B2CF9AE}" pid="63" name="ZOTERO_BREF_2zIYZpQ01RRC_2">
    <vt:lpwstr>/5Z2VJX6T"],"itemData":{"id":1574,"type":"article-journal","container-title":"Memory &amp; Cognition","DOI":"10.3758/BF03192927","ISSN":"0090-502X, 1532-5946","issue":"8","journalAbbreviation":"Mem Cogn","language":"en","page":"1940-1953","source":"DOI.org (C</vt:lpwstr>
  </property>
  <property fmtid="{D5CDD505-2E9C-101B-9397-08002B2CF9AE}" pid="64" name="ZOTERO_BREF_2zIYZpQ01RRC_3">
    <vt:lpwstr>rossref)","title":"Age and redintegration in immediate memory and their relationship to task difficulty","volume":"35","author":[{"family":"Neale","given":"Kerry"},{"family":"Tehan","given":"Gerald"}],"issued":{"date-parts":[["2007",12]]}}}],"schema":"htt</vt:lpwstr>
  </property>
  <property fmtid="{D5CDD505-2E9C-101B-9397-08002B2CF9AE}" pid="65" name="ZOTERO_BREF_2zIYZpQ01RRC_4">
    <vt:lpwstr>ps://github.com/citation-style-language/schema/raw/master/csl-citation.json"}</vt:lpwstr>
  </property>
  <property fmtid="{D5CDD505-2E9C-101B-9397-08002B2CF9AE}" pid="66" name="ZOTERO_BREF_32K3sLwyIPWS_1">
    <vt:lpwstr>ZOTERO_ITEM CSL_CITATION {"citationID":"Y11GGYaw","properties":{"formattedCitation":"(Duncan &amp; Lewandowsky, 2005; Farrell &amp; Lewandowsky, 2012; Lewandowsky, 1999)","plainCitation":"(Duncan &amp; Lewandowsky, 2005; Farrell &amp; Lewandowsky, 2012; Lewandowsky, 1999</vt:lpwstr>
  </property>
  <property fmtid="{D5CDD505-2E9C-101B-9397-08002B2CF9AE}" pid="67" name="ZOTERO_BREF_32K3sLwyIPWS_10">
    <vt:lpwstr>012",10]]}}},{"id":329,"uris":["http://zotero.org/users/6058248/items/WAVGKPMV"],"itemData":{"id":329,"type":"article-journal","container-title":"International Journal of Psychology","DOI":"10.1080/002075999399792","ISSN":"0020-7594, 1464-066X","issue":"5</vt:lpwstr>
  </property>
  <property fmtid="{D5CDD505-2E9C-101B-9397-08002B2CF9AE}" pid="68" name="ZOTERO_BREF_32K3sLwyIPWS_11">
    <vt:lpwstr>-6","journalAbbreviation":"International Journal of Psychology","language":"en","page":"434-446","source":"DOI.org (Crossref)","title":"Redintegration and Response Suppression in Serial Recall: A Dynamic Network Model","title-short":"Redintegration and Re</vt:lpwstr>
  </property>
  <property fmtid="{D5CDD505-2E9C-101B-9397-08002B2CF9AE}" pid="69" name="ZOTERO_BREF_32K3sLwyIPWS_12">
    <vt:lpwstr>sponse Suppression in Serial Recall","volume":"34","author":[{"family":"Lewandowsky","given":"Stephan"}],"issued":{"date-parts":[["1999",10]]}}}],"schema":"https://github.com/citation-style-language/schema/raw/master/csl-citation.json"}</vt:lpwstr>
  </property>
  <property fmtid="{D5CDD505-2E9C-101B-9397-08002B2CF9AE}" pid="70" name="ZOTERO_BREF_32K3sLwyIPWS_2">
    <vt:lpwstr>)","noteIndex":0},"citationItems":[{"id":941,"uris":["http://zotero.org/users/6058248/items/INXUPI64"],"itemData":{"id":941,"type":"article-journal","container-title":"Memory","DOI":"10.1080/09658210344000233","ISSN":"0965-8211, 1464-0686","issue":"3-4","</vt:lpwstr>
  </property>
  <property fmtid="{D5CDD505-2E9C-101B-9397-08002B2CF9AE}" pid="71" name="ZOTERO_BREF_32K3sLwyIPWS_3">
    <vt:lpwstr>journalAbbreviation":"Memory","language":"en","page":"236-246","source":"DOI.org (Crossref)","title":"The time course of response suppression: No evidence for a gradual release from inhibition","title-short":"The time course of response suppression","volu</vt:lpwstr>
  </property>
  <property fmtid="{D5CDD505-2E9C-101B-9397-08002B2CF9AE}" pid="72" name="ZOTERO_BREF_32K3sLwyIPWS_4">
    <vt:lpwstr>me":"13","author":[{"family":"Duncan","given":"Matthew"},{"family":"Lewandowsky","given":"Stephan"}],"issued":{"date-parts":[["2005",3]]}}},{"id":1216,"uris":["http://zotero.org/users/6058248/items/8PH423FP"],"itemData":{"id":1216,"type":"article-journal"</vt:lpwstr>
  </property>
  <property fmtid="{D5CDD505-2E9C-101B-9397-08002B2CF9AE}" pid="73" name="ZOTERO_BREF_32K3sLwyIPWS_5">
    <vt:lpwstr>,"abstract":"Serial recall is often assumed to involve response suppression: the removal or inhibition of items already recalled so that they are not recalled again. Evidence for response suppression includes repetition inhibition and the separation of er</vt:lpwstr>
  </property>
  <property fmtid="{D5CDD505-2E9C-101B-9397-08002B2CF9AE}" pid="74" name="ZOTERO_BREF_32K3sLwyIPWS_6">
    <vt:lpwstr>roneous repetitions. Some theorists have suggested that response suppression, by eliminating competing responses, also contributes to recency in forward serial recall. We present experiments in which performance on the final item was examined as a functio</vt:lpwstr>
  </property>
  <property fmtid="{D5CDD505-2E9C-101B-9397-08002B2CF9AE}" pid="75" name="ZOTERO_BREF_32K3sLwyIPWS_7">
    <vt:lpwstr>n of whether or not the preceding retrievals entailed suppression of potential response competitors. In line with the predictions of response suppression, recency was found to be reduced when the earlier recall errors consisted of intrusion errors (which </vt:lpwstr>
  </property>
  <property fmtid="{D5CDD505-2E9C-101B-9397-08002B2CF9AE}" pid="76" name="ZOTERO_BREF_32K3sLwyIPWS_8">
    <vt:lpwstr>leave list items unsuppressed) rather than transposition errors (which involve suppression).","container-title":"Memory &amp; Cognition","DOI":"10.3758/s13421-012-0212-6","ISSN":"0090-502X, 1532-5946","issue":"7","journalAbbreviation":"Mem Cogn","language":"e</vt:lpwstr>
  </property>
  <property fmtid="{D5CDD505-2E9C-101B-9397-08002B2CF9AE}" pid="77" name="ZOTERO_BREF_32K3sLwyIPWS_9">
    <vt:lpwstr>n","page":"1070-1080","source":"DOI.org (Crossref)","title":"Response suppression contributes to recency in serial recall","volume":"40","author":[{"family":"Farrell","given":"Simon"},{"family":"Lewandowsky","given":"Stephan"}],"issued":{"date-parts":[["2</vt:lpwstr>
  </property>
  <property fmtid="{D5CDD505-2E9C-101B-9397-08002B2CF9AE}" pid="78" name="ZOTERO_BREF_32qAKKV5mgZM_1">
    <vt:lpwstr>ZOTERO_ITEM CSL_CITATION {"citationID":"WJLKPbJs","properties":{"formattedCitation":"(Fallon et al., 2005; Gupta et al., 2005; Lian &amp; Karlsen, 2004; Nimmo &amp; Roodenrys, 2004; Roodenrys et al., 2022)","plainCitation":"(Fallon et al., 2005; Gupta et al., 200</vt:lpwstr>
  </property>
  <property fmtid="{D5CDD505-2E9C-101B-9397-08002B2CF9AE}" pid="79" name="ZOTERO_BREF_32qAKKV5mgZM_10">
    <vt:lpwstr>"},{"family":"Karlsen","given":"Paul Johan"}],"issued":{"date-parts":[["2004",3]]}}},{"id":1959,"uris":["http://zotero.org/users/6058248/items/7M9R8DFE"],"itemData":{"id":1959,"type":"article-journal","abstract":"The aim of the present research was to det</vt:lpwstr>
  </property>
  <property fmtid="{D5CDD505-2E9C-101B-9397-08002B2CF9AE}" pid="80" name="ZOTERO_BREF_32qAKKV5mgZM_11">
    <vt:lpwstr>ermine whether the eﬀect that phonological similarity has on immediate serial recall is inﬂuenced by the consistency and position of phonemes within words. In comparison to phonologically dissimilar lists, when the stimulus lists rhyme there is a facilita</vt:lpwstr>
  </property>
  <property fmtid="{D5CDD505-2E9C-101B-9397-08002B2CF9AE}" pid="81" name="ZOTERO_BREF_32qAKKV5mgZM_12">
    <vt:lpwstr>tive eﬀect on the recall of item information and a detrimental eﬀect on order memory (Experiment 1). When stimuli share the initial consonant and vowel (Experiment 2) or the same initial and ﬁnal consonant (Experiment 3), there is no beneﬁcial eﬀect of si</vt:lpwstr>
  </property>
  <property fmtid="{D5CDD505-2E9C-101B-9397-08002B2CF9AE}" pid="82" name="ZOTERO_BREF_32qAKKV5mgZM_13">
    <vt:lpwstr>milarity for item information, coupled with a detrimental eﬀect on order memory. Contrary to the predictions made by non-linguistic models of STM, the inﬂuence that similarity has on both the recall of item information and memory for the position of items</vt:lpwstr>
  </property>
  <property fmtid="{D5CDD505-2E9C-101B-9397-08002B2CF9AE}" pid="83" name="ZOTERO_BREF_32qAKKV5mgZM_14">
    <vt:lpwstr> in a list is dependent on which components of the items are shared within a list.","container-title":"Journal of Memory and Language","DOI":"10.1016/j.jml.2003.11.001","ISSN":"0749596X","issue":"3","journalAbbreviation":"Journal of Memory and Language","</vt:lpwstr>
  </property>
  <property fmtid="{D5CDD505-2E9C-101B-9397-08002B2CF9AE}" pid="84" name="ZOTERO_BREF_32qAKKV5mgZM_15">
    <vt:lpwstr>language":"en","page":"245-258","source":"DOI.org (Crossref)","title":"Investigating the phonological similarity effect: Syllable structure and the position of common phonemes","title-short":"Investigating the phonological similarity effect","volume":"50"</vt:lpwstr>
  </property>
  <property fmtid="{D5CDD505-2E9C-101B-9397-08002B2CF9AE}" pid="85" name="ZOTERO_BREF_32qAKKV5mgZM_16">
    <vt:lpwstr>,"author":[{"family":"Nimmo","given":"Lisa M"},{"family":"Roodenrys","given":"Steven"}],"issued":{"date-parts":[["2004",4]]}}},{"id":111,"uris":["http://zotero.org/users/6058248/items/SNE2R489"],"itemData":{"id":111,"type":"article-journal","abstract":"Th</vt:lpwstr>
  </property>
  <property fmtid="{D5CDD505-2E9C-101B-9397-08002B2CF9AE}" pid="86" name="ZOTERO_BREF_32qAKKV5mgZM_17">
    <vt:lpwstr>e phonological similarity effect in short-­term memory (STM) is the finding that serial recall of lists of similar sounding items is poorer than that of dissimilar sounding items. This is traditionally argued to be due to a detrimental effect on memory fo</vt:lpwstr>
  </property>
  <property fmtid="{D5CDD505-2E9C-101B-9397-08002B2CF9AE}" pid="87" name="ZOTERO_BREF_32qAKKV5mgZM_18">
    <vt:lpwstr>r the order of the words in the list and not on memory for the words themselves. Models that propose forgetting from STM is due to interference must invoke an additional compensatory process where the shared element of the words acts as a cue to recall, i</vt:lpwstr>
  </property>
  <property fmtid="{D5CDD505-2E9C-101B-9397-08002B2CF9AE}" pid="88" name="ZOTERO_BREF_32qAKKV5mgZM_19">
    <vt:lpwstr>n order to account for the lack of an effect on memory for the words. However, the possibility of a detrimental effect of phonological similarity on item memory when these compensatory processes are not available has not been investigated. Two experiments</vt:lpwstr>
  </property>
  <property fmtid="{D5CDD505-2E9C-101B-9397-08002B2CF9AE}" pid="89" name="ZOTERO_BREF_32qAKKV5mgZM_2">
    <vt:lpwstr>5; Lian &amp; Karlsen, 2004; Nimmo &amp; Roodenrys, 2004; Roodenrys et al., 2022)","noteIndex":0},"citationItems":[{"id":1848,"uris":["http://zotero.org/users/6058248/items/NPQR7WNQ"],"itemData":{"id":1848,"type":"article-journal","container-title":"Memory","DOI"</vt:lpwstr>
  </property>
  <property fmtid="{D5CDD505-2E9C-101B-9397-08002B2CF9AE}" pid="90" name="ZOTERO_BREF_32qAKKV5mgZM_20">
    <vt:lpwstr> (n = 60 and n = 57) in which similarity is operationalized in a way that precludes usage of compensatory processes are reported. The results clearly demonstrate that item recall is poorer for similar lists than dissimilar lists when similarity is defined</vt:lpwstr>
  </property>
  <property fmtid="{D5CDD505-2E9C-101B-9397-08002B2CF9AE}" pid="91" name="ZOTERO_BREF_32qAKKV5mgZM_21">
    <vt:lpwstr> in this way.","container-title":"British Journal of Psychology","DOI":"10.1111/bjop.12575","ISSN":"0007-1269, 2044-8295","journalAbbreviation":"British J of Psychology","language":"en","page":"bjop.12575","source":"DOI.org (Crossref)","title":"Phonologic</vt:lpwstr>
  </property>
  <property fmtid="{D5CDD505-2E9C-101B-9397-08002B2CF9AE}" pid="92" name="ZOTERO_BREF_32qAKKV5mgZM_22">
    <vt:lpwstr>al similarity in the serial recall task hinders item recall, not just order","author":[{"family":"Roodenrys","given":"Steven"},{"family":"Guitard","given":"Dominic"},{"family":"Miller","given":"Leonie M."},{"family":"Saint‐Aubin","given":"Jean"},{"family"</vt:lpwstr>
  </property>
  <property fmtid="{D5CDD505-2E9C-101B-9397-08002B2CF9AE}" pid="93" name="ZOTERO_BREF_32qAKKV5mgZM_23">
    <vt:lpwstr>:"Barron","given":"Jeffrey M."}],"issued":{"date-parts":[["2022",6,12]]}}}],"schema":"https://github.com/citation-style-language/schema/raw/master/csl-citation.json"}</vt:lpwstr>
  </property>
  <property fmtid="{D5CDD505-2E9C-101B-9397-08002B2CF9AE}" pid="94" name="ZOTERO_BREF_32qAKKV5mgZM_3">
    <vt:lpwstr>:"10.1080/09658210344000215","ISSN":"0965-8211, 1464-0686","issue":"3-4","journalAbbreviation":"Memory","language":"en","page":"349-356","source":"DOI.org (Crossref)","title":"Lexicality and phonological similarity: A challenge for the retrieval‐based acc</vt:lpwstr>
  </property>
  <property fmtid="{D5CDD505-2E9C-101B-9397-08002B2CF9AE}" pid="95" name="ZOTERO_BREF_32qAKKV5mgZM_4">
    <vt:lpwstr>ount of serial recall?","title-short":"Lexicality and phonological similarity","volume":"13","author":[{"family":"Fallon","given":"Anthony B."},{"family":"Mak","given":"Eva"},{"family":"Tehan","given":"Gerald"},{"literal":"Daly, Charmaine"}],"issued":{"da</vt:lpwstr>
  </property>
  <property fmtid="{D5CDD505-2E9C-101B-9397-08002B2CF9AE}" pid="96" name="ZOTERO_BREF_32qAKKV5mgZM_5">
    <vt:lpwstr>te-parts":[["2005",3]]}}},{"id":1882,"uris":["http://zotero.org/users/6058248/items/59PHC5PI"],"itemData":{"id":1882,"type":"article-journal","container-title":"Memory &amp; Cognition","DOI":"10.3758/BF03193208","ISSN":"0090-502X, 1532-5946","issue":"6","jour</vt:lpwstr>
  </property>
  <property fmtid="{D5CDD505-2E9C-101B-9397-08002B2CF9AE}" pid="97" name="ZOTERO_BREF_32qAKKV5mgZM_6">
    <vt:lpwstr>nalAbbreviation":"Memory &amp; Cognition","language":"en","page":"1001-1016","source":"DOI.org (Crossref)","title":"Reexamining the phonological similarity effect in immediate serial recall: The roles of type of similarity, category cuing, and item recall","t</vt:lpwstr>
  </property>
  <property fmtid="{D5CDD505-2E9C-101B-9397-08002B2CF9AE}" pid="98" name="ZOTERO_BREF_32qAKKV5mgZM_7">
    <vt:lpwstr>itle-short":"Reexamining the phonological similarity effect in immediate serial recall","volume":"33","author":[{"family":"Gupta","given":"Prahlad"},{"family":"Lipinski","given":"John"},{"family":"Aktunc","given":"Emrah"}],"issued":{"date-parts":[["2005",</vt:lpwstr>
  </property>
  <property fmtid="{D5CDD505-2E9C-101B-9397-08002B2CF9AE}" pid="99" name="ZOTERO_BREF_32qAKKV5mgZM_8">
    <vt:lpwstr>9]]}}},{"id":1993,"uris":["http://zotero.org/users/6058248/items/F3XZQNCH"],"itemData":{"id":1993,"type":"article-journal","container-title":"Memory &amp; Cognition","DOI":"10.3758/BF03196854","ISSN":"0090-502X, 1532-5946","issue":"2","journalAbbreviation":"M</vt:lpwstr>
  </property>
  <property fmtid="{D5CDD505-2E9C-101B-9397-08002B2CF9AE}" pid="100" name="ZOTERO_BREF_32qAKKV5mgZM_9">
    <vt:lpwstr>emory &amp; Cognition","language":"en","page":"223-234","source":"DOI.org (Crossref)","title":"Advantages and disadvantages of phonological similarity in serial recall and serial recognition of nonwords","volume":"32","author":[{"family":"Lian","given":"Arild</vt:lpwstr>
  </property>
  <property fmtid="{D5CDD505-2E9C-101B-9397-08002B2CF9AE}" pid="101" name="ZOTERO_BREF_3SHPbsSwYtin_1">
    <vt:lpwstr>ZOTERO_ITEM CSL_CITATION {"citationID":"Daye3We3","properties":{"formattedCitation":"(Kowialiewski et al., 2023)","plainCitation":"(Kowialiewski et al., 2023)","dontUpdate":true,"noteIndex":0},"citationItems":[{"id":2181,"uris":["http://zotero.org/users/6</vt:lpwstr>
  </property>
  <property fmtid="{D5CDD505-2E9C-101B-9397-08002B2CF9AE}" pid="102" name="ZOTERO_BREF_3SHPbsSwYtin_10">
    <vt:lpwstr>//github.com/citation-style-language/schema/raw/master/csl-citation.json"}</vt:lpwstr>
  </property>
  <property fmtid="{D5CDD505-2E9C-101B-9397-08002B2CF9AE}" pid="103" name="ZOTERO_BREF_3SHPbsSwYtin_2">
    <vt:lpwstr>058248/items/GHSE92VK"],"itemData":{"id":2181,"type":"article-journal","abstract":"Working memory (WM) is often tested through immediate serial recall of word lists. Performance in such tasks is negatively influenced by phonological similarity: People mor</vt:lpwstr>
  </property>
  <property fmtid="{D5CDD505-2E9C-101B-9397-08002B2CF9AE}" pid="104" name="ZOTERO_BREF_3SHPbsSwYtin_3">
    <vt:lpwstr>e often get the order of words wrong when they are phonologically similar to each other (e.g., cat, fat, mat). This phonological-similarity effect shows that phonology plays an important role for the representation of serial order in these tasks. By contr</vt:lpwstr>
  </property>
  <property fmtid="{D5CDD505-2E9C-101B-9397-08002B2CF9AE}" pid="105" name="ZOTERO_BREF_3SHPbsSwYtin_4">
    <vt:lpwstr>ast, semantic similarity usually does not impact performance negatively. To resolve and understand this discrepancy, we tested the ef­ fects of phonological and semantic similarity for the retention of positional information in WM. Across six ex­ periment</vt:lpwstr>
  </property>
  <property fmtid="{D5CDD505-2E9C-101B-9397-08002B2CF9AE}" pid="106" name="ZOTERO_BREF_3SHPbsSwYtin_5">
    <vt:lpwstr>s (all Ns = 60 young adults), we manipulated between-item semantic and phonological similarity in tasks requiring participants to form and maintain new item-context bindings in WM. Participants were asked to retrieve items from their context, or the conte</vt:lpwstr>
  </property>
  <property fmtid="{D5CDD505-2E9C-101B-9397-08002B2CF9AE}" pid="107" name="ZOTERO_BREF_3SHPbsSwYtin_6">
    <vt:lpwstr>xts from their item. For both retrieval directions, phonological similarity impaired WM for item-context bindings across all experiments. Semantic similarity did not. These results demonstrate that WM encodes phonological and semantic information differen</vt:lpwstr>
  </property>
  <property fmtid="{D5CDD505-2E9C-101B-9397-08002B2CF9AE}" pid="108" name="ZOTERO_BREF_3SHPbsSwYtin_7">
    <vt:lpwstr>tly. We propose a WM model accounting for semantic-similarity effects in WM, in which semantic knowledge supports WM through activated long-term memory.","container-title":"Cognition","DOI":"10.1016/j.cognition.2022.105364","ISSN":"00100277","issue":"1053</vt:lpwstr>
  </property>
  <property fmtid="{D5CDD505-2E9C-101B-9397-08002B2CF9AE}" pid="109" name="ZOTERO_BREF_3SHPbsSwYtin_8">
    <vt:lpwstr>64","journalAbbreviation":"Cognition","language":"en","source":"DOI.org (Crossref)","title":"Verbal working memory encodes phonological and semantic information differently","URL":"https://linkinghub.elsevier.com/retrieve/pii/S0010027722003535","volume":"</vt:lpwstr>
  </property>
  <property fmtid="{D5CDD505-2E9C-101B-9397-08002B2CF9AE}" pid="110" name="ZOTERO_BREF_3SHPbsSwYtin_9">
    <vt:lpwstr>233","author":[{"family":"Kowialiewski","given":"B."},{"family":"Krasnoff","given":"J."},{"family":"Mizrak","given":"E."},{"family":"Oberauer","given":"K."}],"accessed":{"date-parts":[["2022",12,29]]},"issued":{"date-parts":[["2023"]]}}}],"schema":"https:</vt:lpwstr>
  </property>
  <property fmtid="{D5CDD505-2E9C-101B-9397-08002B2CF9AE}" pid="111" name="ZOTERO_BREF_3f5TlA0jM0iL_1">
    <vt:lpwstr>ZOTERO_ITEM CSL_CITATION {"citationID":"2iOvGKDO","properties":{"formattedCitation":"(Gu\\uc0\\u233{}rard et al., 2009; Mueller &amp; Watkins, 1977; Schneegans &amp; Bays, 2017; Watkins &amp; Watkins, 1976)","plainCitation":"(Guérard et al., 2009; Mueller &amp; Watkins, </vt:lpwstr>
  </property>
  <property fmtid="{D5CDD505-2E9C-101B-9397-08002B2CF9AE}" pid="112" name="ZOTERO_BREF_3f5TlA0jM0iL_10">
    <vt:lpwstr>al Behavior","language":"en","page":"699-709","source":"DOI.org (Crossref)","title":"Inhibition from part-set cuing: A cue-overload interpretation","title-short":"Inhibition from part-set cuing","volume":"16","author":[{"family":"Mueller","given":"Christi</vt:lpwstr>
  </property>
  <property fmtid="{D5CDD505-2E9C-101B-9397-08002B2CF9AE}" pid="113" name="ZOTERO_BREF_3f5TlA0jM0iL_11">
    <vt:lpwstr>an W."},{"family":"Watkins","given":"Michael J."}],"issued":{"date-parts":[["1977",12]]}}},{"id":116,"uris":["http://zotero.org/users/6058248/items/LIAIL2A3"],"itemData":{"id":116,"type":"article-journal","container-title":"The Journal of Neuroscience","D</vt:lpwstr>
  </property>
  <property fmtid="{D5CDD505-2E9C-101B-9397-08002B2CF9AE}" pid="114" name="ZOTERO_BREF_3f5TlA0jM0iL_12">
    <vt:lpwstr>OI":"10.1523/JNEUROSCI.3493-16.2017","ISSN":"0270-6474, 1529-2401","issue":"14","journalAbbreviation":"J. Neurosci.","language":"en","page":"3913-3925","source":"DOI.org (Crossref)","title":"Neural Architecture for Feature Binding in Visual Working Memory</vt:lpwstr>
  </property>
  <property fmtid="{D5CDD505-2E9C-101B-9397-08002B2CF9AE}" pid="115" name="ZOTERO_BREF_3f5TlA0jM0iL_13">
    <vt:lpwstr>","volume":"37","author":[{"family":"Schneegans","given":"Sebastian"},{"family":"Bays","given":"Paul M."}],"issued":{"date-parts":[["2017",4,5]]}}},{"id":2277,"uris":["http://zotero.org/users/6058248/items/CLLPKB2U"],"itemData":{"id":2277,"type":"article-</vt:lpwstr>
  </property>
  <property fmtid="{D5CDD505-2E9C-101B-9397-08002B2CF9AE}" pid="116" name="ZOTERO_BREF_3f5TlA0jM0iL_14">
    <vt:lpwstr>journal","container-title":"Bulletin of the Psychonomic Society","DOI":"10.3758/BF03337192","ISSN":"0090-5054","issue":"3","journalAbbreviation":"Bull. Psychon. Soc.","language":"en","page":"289-291","source":"DOI.org (Crossref)","title":"Cue-overload the</vt:lpwstr>
  </property>
  <property fmtid="{D5CDD505-2E9C-101B-9397-08002B2CF9AE}" pid="117" name="ZOTERO_BREF_3f5TlA0jM0iL_15">
    <vt:lpwstr>ory and the method of interpolated attributes","volume":"7","author":[{"family":"Watkins","given":"Michael J."},{"family":"Watkins","given":"Olga C."}],"issued":{"date-parts":[["1976",3]]}}}],"schema":"https://github.com/citation-style-language/schema/raw</vt:lpwstr>
  </property>
  <property fmtid="{D5CDD505-2E9C-101B-9397-08002B2CF9AE}" pid="118" name="ZOTERO_BREF_3f5TlA0jM0iL_16">
    <vt:lpwstr>/master/csl-citation.json"}</vt:lpwstr>
  </property>
  <property fmtid="{D5CDD505-2E9C-101B-9397-08002B2CF9AE}" pid="119" name="ZOTERO_BREF_3f5TlA0jM0iL_2">
    <vt:lpwstr>1977; Schneegans &amp; Bays, 2017; Watkins &amp; Watkins, 1976)","noteIndex":0},"citationItems":[{"id":46,"uris":["http://zotero.org/users/6058248/items/C5CXNR8K"],"itemData":{"id":46,"type":"article-journal","abstract":"The process of binding information from di</vt:lpwstr>
  </property>
  <property fmtid="{D5CDD505-2E9C-101B-9397-08002B2CF9AE}" pid="120" name="ZOTERO_BREF_3f5TlA0jM0iL_3">
    <vt:lpwstr>fferent modalities and sources into an object is ubiquitous in cognition and has been a problem for research and modelling efforts in psychology. This process has been considered by most researchers as necessarily always beneficial to memory. In the prese</vt:lpwstr>
  </property>
  <property fmtid="{D5CDD505-2E9C-101B-9397-08002B2CF9AE}" pid="121" name="ZOTERO_BREF_3f5TlA0jM0iL_4">
    <vt:lpwstr>nt study we provide evidence that binding can be detrimental through the propagation of vulnerabilities to interference. Phonologically similar and dissimilar letters were presented sequentially at different locations on a computer monitor. Participants h</vt:lpwstr>
  </property>
  <property fmtid="{D5CDD505-2E9C-101B-9397-08002B2CF9AE}" pid="122" name="ZOTERO_BREF_3f5TlA0jM0iL_5">
    <vt:lpwstr>ad to recall either the letters in their order of presentation or the spatial locations at which the letters had appeared. Whether binding was encouraged or not—providing prior knowledge of which dimension to remember—phonological similarity had a detrime</vt:lpwstr>
  </property>
  <property fmtid="{D5CDD505-2E9C-101B-9397-08002B2CF9AE}" pid="123" name="ZOTERO_BREF_3f5TlA0jM0iL_6">
    <vt:lpwstr>ntal effect on recall of locations. Such a finding poses a challenge to the view that binding is the panacea in enhancing memory capacity.","container-title":"Quarterly Journal of Experimental Psychology","DOI":"10.1080/17470210802215277","ISSN":"1747-021</vt:lpwstr>
  </property>
  <property fmtid="{D5CDD505-2E9C-101B-9397-08002B2CF9AE}" pid="124" name="ZOTERO_BREF_3f5TlA0jM0iL_7">
    <vt:lpwstr>8, 1747-0226","issue":"1","journalAbbreviation":"Quarterly Journal of Experimental Psychology","language":"en","page":"26-32","source":"DOI.org (Crossref)","title":"Short Article: Similarity and Binding in Memory: Bound to be Detrimental","title-short":"S</vt:lpwstr>
  </property>
  <property fmtid="{D5CDD505-2E9C-101B-9397-08002B2CF9AE}" pid="125" name="ZOTERO_BREF_3f5TlA0jM0iL_8">
    <vt:lpwstr>hort Article","volume":"62","author":[{"family":"Guérard","given":"Katherine"},{"family":"Tremblay","given":"Sébastien"},{"family":"Saint-Aubin","given":"Jean"}],"issued":{"date-parts":[["2009",1]]}}},{"id":2276,"uris":["http://zotero.org/users/6058248/it</vt:lpwstr>
  </property>
  <property fmtid="{D5CDD505-2E9C-101B-9397-08002B2CF9AE}" pid="126" name="ZOTERO_BREF_3f5TlA0jM0iL_9">
    <vt:lpwstr>ems/65EMNU2U"],"itemData":{"id":2276,"type":"article-journal","container-title":"Journal of Verbal Learning and Verbal Behavior","DOI":"10.1016/S0022-5371(77)80029-7","ISSN":"00225371","issue":"6","journalAbbreviation":"Journal of Verbal Learning and Verb</vt:lpwstr>
  </property>
  <property fmtid="{D5CDD505-2E9C-101B-9397-08002B2CF9AE}" pid="127" name="ZOTERO_BREF_3qRf2UfcM5bL_1">
    <vt:lpwstr>ZOTERO_ITEM CSL_CITATION {"citationID":"chxReIrZ","properties":{"formattedCitation":"(Saint-Aubin et al., 2014)","plainCitation":"(Saint-Aubin et al., 2014)","dontUpdate":true,"noteIndex":0},"citationItems":[{"id":352,"uris":["http://zotero.org/users/6058</vt:lpwstr>
  </property>
  <property fmtid="{D5CDD505-2E9C-101B-9397-08002B2CF9AE}" pid="128" name="ZOTERO_BREF_3qRf2UfcM5bL_2">
    <vt:lpwstr>248/items/VGX4TPG4"],"itemData":{"id":352,"type":"article-journal","container-title":"Memory","DOI":"10.1080/09658211.2013.794242","ISSN":"0965-8211, 1464-0686","issue":"4","journalAbbreviation":"Memory","language":"en","page":"360-373","source":"DOI.org </vt:lpwstr>
  </property>
  <property fmtid="{D5CDD505-2E9C-101B-9397-08002B2CF9AE}" pid="129" name="ZOTERO_BREF_3qRf2UfcM5bL_3">
    <vt:lpwstr>(Crossref)","title":"Delineating the contribution of long-term associations to immediate recall","volume":"22","author":[{"family":"Saint-Aubin","given":"Jean"},{"family":"Guérard","given":"Katherine"},{"family":"Chamberland","given":"Cindy"},{"family":"M</vt:lpwstr>
  </property>
  <property fmtid="{D5CDD505-2E9C-101B-9397-08002B2CF9AE}" pid="130" name="ZOTERO_BREF_3qRf2UfcM5bL_4">
    <vt:lpwstr>alenfant","given":"Amélie"}],"issued":{"date-parts":[["2014",5,19]]}}}],"schema":"https://github.com/citation-style-language/schema/raw/master/csl-citation.json"}</vt:lpwstr>
  </property>
  <property fmtid="{D5CDD505-2E9C-101B-9397-08002B2CF9AE}" pid="131" name="ZOTERO_BREF_4CDivMiZfZhL_1">
    <vt:lpwstr>ZOTERO_ITEM CSL_CITATION {"citationID":"MUbNtFQx","properties":{"formattedCitation":"(Tehan, 2010)","plainCitation":"(Tehan, 2010)","dontUpdate":true,"noteIndex":0},"citationItems":[{"id":1658,"uris":["http://zotero.org/users/6058248/items/A6TCAPEN"],"ite</vt:lpwstr>
  </property>
  <property fmtid="{D5CDD505-2E9C-101B-9397-08002B2CF9AE}" pid="132" name="ZOTERO_BREF_4CDivMiZfZhL_2">
    <vt:lpwstr>mData":{"id":1658,"type":"article-journal","abstract":"The influence of permanent lexical network in immediate serial recall is well established. The corresponding influence of permanent semantic networks is less clear although such networks are known to </vt:lpwstr>
  </property>
  <property fmtid="{D5CDD505-2E9C-101B-9397-08002B2CF9AE}" pid="133" name="ZOTERO_BREF_4CDivMiZfZhL_3">
    <vt:lpwstr>both facilitate memory in long-term memory tasks and to produce false memories in those same tasks. The current experiment involves the study of Deese-RoedigerMcDermott (DRM) lists for immediate serial recall. The trials in the experiment involved present</vt:lpwstr>
  </property>
  <property fmtid="{D5CDD505-2E9C-101B-9397-08002B2CF9AE}" pid="134" name="ZOTERO_BREF_4CDivMiZfZhL_4">
    <vt:lpwstr>ing the six strongest items from the DRM lists either in intact associatively related lists or where those items had been randomly mixed to produce unrelated lists. The results of the experiment indicated that the associatively related lists were better r</vt:lpwstr>
  </property>
  <property fmtid="{D5CDD505-2E9C-101B-9397-08002B2CF9AE}" pid="135" name="ZOTERO_BREF_4CDivMiZfZhL_5">
    <vt:lpwstr>ecalled in order than unrelated lists and the non-presented critical lure was falsely recalled relatively frequently. The results of the experiment confirm the importance of associative semantic networks in short-term memory.","container-title":"Canadian </vt:lpwstr>
  </property>
  <property fmtid="{D5CDD505-2E9C-101B-9397-08002B2CF9AE}" pid="136" name="ZOTERO_BREF_4CDivMiZfZhL_6">
    <vt:lpwstr>Journal of Experimental Psychology/Revue canadienne de psychologie expérimentale","DOI":"10.1037/a0021375","ISSN":"1878-7290, 1196-1961","issue":"4","journalAbbreviation":"Canadian Journal of Experimental Psychology/Revue canadienne de psychologie expérim</vt:lpwstr>
  </property>
  <property fmtid="{D5CDD505-2E9C-101B-9397-08002B2CF9AE}" pid="137" name="ZOTERO_BREF_4CDivMiZfZhL_7">
    <vt:lpwstr>entale","language":"en","page":"266-272","source":"DOI.org (Crossref)","title":"Associative relatedness enhances recall and produces false memories in immediate serial recall.","volume":"64","author":[{"family":"Tehan","given":"Gerald"}],"issued":{"date-p</vt:lpwstr>
  </property>
  <property fmtid="{D5CDD505-2E9C-101B-9397-08002B2CF9AE}" pid="138" name="ZOTERO_BREF_4CDivMiZfZhL_8">
    <vt:lpwstr>arts":[["2010"]]}}}],"schema":"https://github.com/citation-style-language/schema/raw/master/csl-citation.json"}</vt:lpwstr>
  </property>
  <property fmtid="{D5CDD505-2E9C-101B-9397-08002B2CF9AE}" pid="139" name="ZOTERO_BREF_4KK0LbpGN0bz_1">
    <vt:lpwstr/>
  </property>
  <property fmtid="{D5CDD505-2E9C-101B-9397-08002B2CF9AE}" pid="140" name="ZOTERO_BREF_4fBLLqZ8QeVQ_1">
    <vt:lpwstr>ZOTERO_ITEM CSL_CITATION {"citationID":"WbbquwH3","properties":{"formattedCitation":"(Bunting et al., 2006; Hockey, 1973; Hockey &amp; Hamilton, 1977; Pollack et al., 1959)","plainCitation":"(Bunting et al., 2006; Hockey, 1973; Hockey &amp; Hamilton, 1977; Pollac</vt:lpwstr>
  </property>
  <property fmtid="{D5CDD505-2E9C-101B-9397-08002B2CF9AE}" pid="141" name="ZOTERO_BREF_4fBLLqZ8QeVQ_10">
    <vt:lpwstr>:"Journal of Experimental Psychology","DOI":"10.1037/h0046137","ISSN":"0022-1015","issue":"3","journalAbbreviation":"Journal of Experimental Psychology","language":"en","page":"137-146","source":"DOI.org (Crossref)","title":"Running memory span.","volume"</vt:lpwstr>
  </property>
  <property fmtid="{D5CDD505-2E9C-101B-9397-08002B2CF9AE}" pid="142" name="ZOTERO_BREF_4fBLLqZ8QeVQ_11">
    <vt:lpwstr>:"57","author":[{"family":"Pollack","given":"Irwin"},{"family":"Johnson","given":"Lawrence B."},{"family":"Knaff","given":"P. Robert"}],"issued":{"date-parts":[["1959"]]}}}],"schema":"https://github.com/citation-style-language/schema/raw/master/csl-citati</vt:lpwstr>
  </property>
  <property fmtid="{D5CDD505-2E9C-101B-9397-08002B2CF9AE}" pid="143" name="ZOTERO_BREF_4fBLLqZ8QeVQ_12">
    <vt:lpwstr>on.json"}</vt:lpwstr>
  </property>
  <property fmtid="{D5CDD505-2E9C-101B-9397-08002B2CF9AE}" pid="144" name="ZOTERO_BREF_4fBLLqZ8QeVQ_2">
    <vt:lpwstr>k et al., 1959)","dontUpdate":true,"noteIndex":0},"citationItems":[{"id":1216,"uris":["http://zotero.org/users/6058248/items/767AU6YD"],"itemData":{"id":1216,"type":"article-journal","container-title":"Quarterly Journal of Experimental Psychology","DOI":"</vt:lpwstr>
  </property>
  <property fmtid="{D5CDD505-2E9C-101B-9397-08002B2CF9AE}" pid="145" name="ZOTERO_BREF_4fBLLqZ8QeVQ_3">
    <vt:lpwstr>10.1080/17470210600848402","ISSN":"1747-0218, 1747-0226","issue":"10","journalAbbreviation":"Quarterly Journal of Experimental Psychology","language":"en","page":"1691-1700","source":"DOI.org (Crossref)","title":"How does running memory span work?","volum</vt:lpwstr>
  </property>
  <property fmtid="{D5CDD505-2E9C-101B-9397-08002B2CF9AE}" pid="146" name="ZOTERO_BREF_4fBLLqZ8QeVQ_4">
    <vt:lpwstr>e":"59","author":[{"family":"Bunting","given":"Michael"},{"family":"Cowan","given":"Nelson"},{"family":"Scott Saults","given":"J."}],"issued":{"date-parts":[["2006",10]]}}},{"id":1332,"uris":["http://zotero.org/users/6058248/items/KL6VYZMW"],"itemData":{"</vt:lpwstr>
  </property>
  <property fmtid="{D5CDD505-2E9C-101B-9397-08002B2CF9AE}" pid="147" name="ZOTERO_BREF_4fBLLqZ8QeVQ_5">
    <vt:lpwstr>id":1332,"type":"article-journal","container-title":"Quarterly Journal of Experimental Psychology","DOI":"10.1080/14640747308400328","ISSN":"0033-555X","issue":"1","journalAbbreviation":"Quarterly Journal of Experimental Psychology","language":"en","page"</vt:lpwstr>
  </property>
  <property fmtid="{D5CDD505-2E9C-101B-9397-08002B2CF9AE}" pid="148" name="ZOTERO_BREF_4fBLLqZ8QeVQ_6">
    <vt:lpwstr>:"104-111","source":"DOI.org (Crossref)","title":"Rate of Presentation in Running Memory and Direct Manipulation of Input-Processing Strategies","volume":"25","author":[{"family":"Hockey","given":"Robert"}],"issued":{"date-parts":[["1973",2]]}}},{"id":164</vt:lpwstr>
  </property>
  <property fmtid="{D5CDD505-2E9C-101B-9397-08002B2CF9AE}" pid="149" name="ZOTERO_BREF_4fBLLqZ8QeVQ_7">
    <vt:lpwstr>8,"uris":["http://zotero.org/users/6058248/items/DF8444U2"],"itemData":{"id":1648,"type":"article-journal","container-title":"Quarterly Journal of Experimental Psychology","DOI":"10.1080/00335557743000026","ISSN":"0033-555X","issue":"1","journalAbbreviati</vt:lpwstr>
  </property>
  <property fmtid="{D5CDD505-2E9C-101B-9397-08002B2CF9AE}" pid="150" name="ZOTERO_BREF_4fBLLqZ8QeVQ_8">
    <vt:lpwstr>on":"Quarterly Journal of Experimental Psychology","language":"en","page":"49-63","source":"DOI.org (Crossref)","title":"The Basis of the Primacy Effect: Some Experiments with Running Memory","title-short":"The Basis of the Primacy Effect","volume":"29","</vt:lpwstr>
  </property>
  <property fmtid="{D5CDD505-2E9C-101B-9397-08002B2CF9AE}" pid="151" name="ZOTERO_BREF_4fBLLqZ8QeVQ_9">
    <vt:lpwstr>author":[{"family":"Hockey","given":"Robert"},{"family":"Hamilton","given":"Peter"}],"issued":{"date-parts":[["1977",2]]}}},{"id":466,"uris":["http://zotero.org/users/6058248/items/M453WI5C"],"itemData":{"id":466,"type":"article-journal","container-title"</vt:lpwstr>
  </property>
  <property fmtid="{D5CDD505-2E9C-101B-9397-08002B2CF9AE}" pid="152" name="ZOTERO_BREF_4jxPumChnOxj_1">
    <vt:lpwstr>ZOTERO_ITEM CSL_CITATION {"citationID":"0XD64akG","properties":{"formattedCitation":"(Kowialiewski &amp; Majerus, 2018)","plainCitation":"(Kowialiewski &amp; Majerus, 2018)","noteIndex":0},"citationItems":[{"id":525,"uris":["http://zotero.org/users/6058248/items/</vt:lpwstr>
  </property>
  <property fmtid="{D5CDD505-2E9C-101B-9397-08002B2CF9AE}" pid="153" name="ZOTERO_BREF_4jxPumChnOxj_2">
    <vt:lpwstr>P46SW3Z8"],"itemData":{"id":525,"type":"article-journal","abstract":"The contribution of lexical and semantic knowledge to verbal short-term memory (vSTM) span is explained by language-based models, assuming that vSTM is deeply grounded within the linguis</vt:lpwstr>
  </property>
  <property fmtid="{D5CDD505-2E9C-101B-9397-08002B2CF9AE}" pid="154" name="ZOTERO_BREF_4jxPumChnOxj_3">
    <vt:lpwstr>tic system with to-be-remembered items being activated in a non-strategic and automatic manner. However, direct evidence for a nonstrategic account of lexical and semantic contributions to vSTM span is scarce. In this study, we assessed the inﬂuence of se</vt:lpwstr>
  </property>
  <property fmtid="{D5CDD505-2E9C-101B-9397-08002B2CF9AE}" pid="155" name="ZOTERO_BREF_4jxPumChnOxj_4">
    <vt:lpwstr>veral types of long-term linguistic knowledge (lexicality, lexical frequency, semantic similarity and imageability) on vSTM using a fast encoding running span procedure preventing any strategic processes during encoding. We observed reliable eﬀects of lex</vt:lpwstr>
  </property>
  <property fmtid="{D5CDD505-2E9C-101B-9397-08002B2CF9AE}" pid="156" name="ZOTERO_BREF_4jxPumChnOxj_5">
    <vt:lpwstr>icality (words vs. nonwords, Experiment 1), lexical frequency (high vs. low frequency words, Experiment 2) and semantic similarity (related vs. unrelated lists, Experiment 3) on running span performance. However, word imageability (high vs. low imageabili</vt:lpwstr>
  </property>
  <property fmtid="{D5CDD505-2E9C-101B-9397-08002B2CF9AE}" pid="157" name="ZOTERO_BREF_4jxPumChnOxj_6">
    <vt:lpwstr>ty words, Experiment 4) did not consistently impact running span performance. Experiment 5 showed that the imageability eﬀect only appears in standard immediate serial recall conditions which do not prevent list-strategic encoding. This study provides nov</vt:lpwstr>
  </property>
  <property fmtid="{D5CDD505-2E9C-101B-9397-08002B2CF9AE}" pid="158" name="ZOTERO_BREF_4jxPumChnOxj_7">
    <vt:lpwstr>el evidence for linguistic accounts of vSTM by demonstrating a robust impact of lexical and surfacelevel semantic knowledge on vSTM in non-strategic, fast-encoding conditions.","container-title":"Journal of Memory and Language","DOI":"10.1016/j.jml.2018.0</vt:lpwstr>
  </property>
  <property fmtid="{D5CDD505-2E9C-101B-9397-08002B2CF9AE}" pid="159" name="ZOTERO_BREF_4jxPumChnOxj_8">
    <vt:lpwstr>3.005","ISSN":"0749596X","journalAbbreviation":"Journal of Memory and Language","language":"en","page":"64-83","source":"DOI.org (Crossref)","title":"The non-strategic nature of linguistic long-term memory effects in verbal short-term memory","volume":"10</vt:lpwstr>
  </property>
  <property fmtid="{D5CDD505-2E9C-101B-9397-08002B2CF9AE}" pid="160" name="ZOTERO_BREF_4jxPumChnOxj_9">
    <vt:lpwstr>1","author":[{"family":"Kowialiewski","given":"Benjamin"},{"family":"Majerus","given":"Steve"}],"issued":{"date-parts":[["2018",8]]}}}],"schema":"https://github.com/citation-style-language/schema/raw/master/csl-citation.json"}</vt:lpwstr>
  </property>
  <property fmtid="{D5CDD505-2E9C-101B-9397-08002B2CF9AE}" pid="161" name="ZOTERO_BREF_5LnNjKvhQOwp_1">
    <vt:lpwstr>ZOTERO_ITEM CSL_CITATION {"citationID":"0vaiUIN5","properties":{"formattedCitation":"(Ishiguro &amp; Saito, 2024; Kowialiewski et al., 2023; Neath et al., 2022)","plainCitation":"(Ishiguro &amp; Saito, 2024; Kowialiewski et al., 2023; Neath et al., 2022)","noteIn</vt:lpwstr>
  </property>
  <property fmtid="{D5CDD505-2E9C-101B-9397-08002B2CF9AE}" pid="162" name="ZOTERO_BREF_5LnNjKvhQOwp_10">
    <vt:lpwstr>le more often get the order of words wrong when they are phonologically similar to each other (e.g., cat, fat, mat). This phonological-similarity effect shows that phonology plays an important role for the representation of serial order in these tasks. By</vt:lpwstr>
  </property>
  <property fmtid="{D5CDD505-2E9C-101B-9397-08002B2CF9AE}" pid="163" name="ZOTERO_BREF_5LnNjKvhQOwp_11">
    <vt:lpwstr> contrast, semantic similarity usually does not impact performance negatively. To resolve and understand this discrepancy, we tested the ef­ fects of phonological and semantic similarity for the retention of positional information in WM. Across six ex­ pe</vt:lpwstr>
  </property>
  <property fmtid="{D5CDD505-2E9C-101B-9397-08002B2CF9AE}" pid="164" name="ZOTERO_BREF_5LnNjKvhQOwp_12">
    <vt:lpwstr>riments (all Ns = 60 young adults), we manipulated between-item semantic and phonological similarity in tasks requiring participants to form and maintain new item-context bindings in WM. Participants were asked to retrieve items from their context, or the</vt:lpwstr>
  </property>
  <property fmtid="{D5CDD505-2E9C-101B-9397-08002B2CF9AE}" pid="165" name="ZOTERO_BREF_5LnNjKvhQOwp_13">
    <vt:lpwstr> contexts from their item. For both retrieval directions, phonological similarity impaired WM for item-context bindings across all experiments. Semantic similarity did not. These results demonstrate that WM encodes phonological and semantic information di</vt:lpwstr>
  </property>
  <property fmtid="{D5CDD505-2E9C-101B-9397-08002B2CF9AE}" pid="166" name="ZOTERO_BREF_5LnNjKvhQOwp_14">
    <vt:lpwstr>fferently. We propose a WM model accounting for semantic-similarity effects in WM, in which semantic knowledge supports WM through activated long-term memory.","container-title":"Cognition","DOI":"10.1016/j.cognition.2022.105364","ISSN":"00100277","issue"</vt:lpwstr>
  </property>
  <property fmtid="{D5CDD505-2E9C-101B-9397-08002B2CF9AE}" pid="167" name="ZOTERO_BREF_5LnNjKvhQOwp_15">
    <vt:lpwstr>:"105364","journalAbbreviation":"Cognition","language":"en","source":"DOI.org (Crossref)","title":"Verbal working memory encodes phonological and semantic information differently","URL":"https://linkinghub.elsevier.com/retrieve/pii/S0010027722003535","vol</vt:lpwstr>
  </property>
  <property fmtid="{D5CDD505-2E9C-101B-9397-08002B2CF9AE}" pid="168" name="ZOTERO_BREF_5LnNjKvhQOwp_16">
    <vt:lpwstr>ume":"233","author":[{"family":"Kowialiewski","given":"B."},{"family":"Krasnoff","given":"J."},{"family":"Mizrak","given":"E."},{"family":"Oberauer","given":"K."}],"accessed":{"date-parts":[["2022",12,29]]},"issued":{"date-parts":[["2023"]]}}},{"id":45,"u</vt:lpwstr>
  </property>
  <property fmtid="{D5CDD505-2E9C-101B-9397-08002B2CF9AE}" pid="169" name="ZOTERO_BREF_5LnNjKvhQOwp_17">
    <vt:lpwstr>ris":["http://zotero.org/users/6058248/items/GB97XYMF"],"itemData":{"id":45,"type":"article-journal","abstract":"Lists of semantically related words are better recalled than lists of unrelated words on immediate serial recall tests. Prominent explanations</vt:lpwstr>
  </property>
  <property fmtid="{D5CDD505-2E9C-101B-9397-08002B2CF9AE}" pid="170" name="ZOTERO_BREF_5LnNjKvhQOwp_18">
    <vt:lpwstr> for this beneficial effect of semantic relatedness, such as the item/order hypothesis, invoke differential contributions of item and order information and predict that on tests that de-emphasize item information, the effect of semantic relatedness will b</vt:lpwstr>
  </property>
  <property fmtid="{D5CDD505-2E9C-101B-9397-08002B2CF9AE}" pid="171" name="ZOTERO_BREF_5LnNjKvhQOwp_19">
    <vt:lpwstr>e abolished. The prediction is hard to assess because previous studies using reconstruction of order tests show conflicting and equivocal results. Three experiments are reported that were designed to minimize problems associated with extant studies and th</vt:lpwstr>
  </property>
  <property fmtid="{D5CDD505-2E9C-101B-9397-08002B2CF9AE}" pid="172" name="ZOTERO_BREF_5LnNjKvhQOwp_2">
    <vt:lpwstr>dex":0},"citationItems":[{"id":2168,"uris":["http://zotero.org/users/6058248/items/MLVXLN3J"],"itemData":{"id":2168,"type":"article-journal","abstract":"Studies on short-term memory have repeatedly demonstrated the beneficial effect of semantic similarity</vt:lpwstr>
  </property>
  <property fmtid="{D5CDD505-2E9C-101B-9397-08002B2CF9AE}" pid="173" name="ZOTERO_BREF_5LnNjKvhQOwp_20">
    <vt:lpwstr>at will allow reassessment of the prediction that semantic relatedness will have no effect on reconstruction of order tests. The experiments replicated the usual beneficial effect of semantic relatedness on memory when the test was serial recall but found</vt:lpwstr>
  </property>
  <property fmtid="{D5CDD505-2E9C-101B-9397-08002B2CF9AE}" pid="174" name="ZOTERO_BREF_5LnNjKvhQOwp_21">
    <vt:lpwstr> no effect when the test was reconstruction of order. These results were observed regardless of whether semantic relatedness was defined by category membership (Experiment 1), association (Experiment 2), or meaning (Experiment 3). These results clarify ea</vt:lpwstr>
  </property>
  <property fmtid="{D5CDD505-2E9C-101B-9397-08002B2CF9AE}" pid="175" name="ZOTERO_BREF_5LnNjKvhQOwp_22">
    <vt:lpwstr>rlier results in the literature and confirm a strong prediction of the item/order hypothesis.","container-title":"Experimental Psychology","DOI":"10.1027/1618-3169/a000557","ISSN":"1618-3169, 2190-5142","journalAbbreviation":"Experimental Psychology","lan</vt:lpwstr>
  </property>
  <property fmtid="{D5CDD505-2E9C-101B-9397-08002B2CF9AE}" pid="176" name="ZOTERO_BREF_5LnNjKvhQOwp_23">
    <vt:lpwstr>guage":"en","page":"1618-3169/a000557","source":"DOI.org (Crossref)","title":"Semantic Relatedness Effects in Serial Recall But Not in Serial Reconstruction of Order","author":[{"family":"Neath","given":"Ian"},{"family":"Saint-Aubin","given":"Jean"},{"fam</vt:lpwstr>
  </property>
  <property fmtid="{D5CDD505-2E9C-101B-9397-08002B2CF9AE}" pid="177" name="ZOTERO_BREF_5LnNjKvhQOwp_24">
    <vt:lpwstr>ily":"Surprenant","given":"Aimée M."}],"issued":{"date-parts":[["2022",10,28]]}}}],"schema":"https://github.com/citation-style-language/schema/raw/master/csl-citation.json"}</vt:lpwstr>
  </property>
  <property fmtid="{D5CDD505-2E9C-101B-9397-08002B2CF9AE}" pid="178" name="ZOTERO_BREF_5LnNjKvhQOwp_3">
    <vt:lpwstr>. Although the effect seems robust, the aspects of semantics targeted by these studies (e.g., categorical structure, associative relationship, or dimension of meaning) should be clarified. A recent meta-regression study inspired by Osgood’s view, which hi</vt:lpwstr>
  </property>
  <property fmtid="{D5CDD505-2E9C-101B-9397-08002B2CF9AE}" pid="179" name="ZOTERO_BREF_5LnNjKvhQOwp_4">
    <vt:lpwstr>ghlights affective dimensions in semantics, introduced a novel index for quantifying semantic similarity using affective values. Building on the results of the meta-regression of past studies’ data with that index, this study predicts that semantic simila</vt:lpwstr>
  </property>
  <property fmtid="{D5CDD505-2E9C-101B-9397-08002B2CF9AE}" pid="180" name="ZOTERO_BREF_5LnNjKvhQOwp_5">
    <vt:lpwstr>rity is deleterious to short-term memory if it is manipulated by affective dimensions, after controlling for other confounding factors. This prediction was directly tested. The experimental results of the immediate serial recall task (Study 1) and immedia</vt:lpwstr>
  </property>
  <property fmtid="{D5CDD505-2E9C-101B-9397-08002B2CF9AE}" pid="181" name="ZOTERO_BREF_5LnNjKvhQOwp_6">
    <vt:lpwstr>te serial reconstruction of order task (Study 2) indicated null effects of semantic similarity by affective dimensions and thus falsified the prediction. These results suggest that semantic similarity based on affective dimensions is negligible.","contain</vt:lpwstr>
  </property>
  <property fmtid="{D5CDD505-2E9C-101B-9397-08002B2CF9AE}" pid="182" name="ZOTERO_BREF_5LnNjKvhQOwp_7">
    <vt:lpwstr>er-title":"Journal of Cognition","DOI":"10.5334/joc.349","ISSN":"2514-4820","issue":"1","language":"en","page":"24","source":"DOI.org (Crossref)","title":"The Semantic Similarity Effect on Short-Term Memory: Null Effects of Affectively Defined Semantic Si</vt:lpwstr>
  </property>
  <property fmtid="{D5CDD505-2E9C-101B-9397-08002B2CF9AE}" pid="183" name="ZOTERO_BREF_5LnNjKvhQOwp_8">
    <vt:lpwstr>milarity","title-short":"The Semantic Similarity Effect on Short-Term Memory","volume":"7","author":[{"family":"Ishiguro","given":"Sho"},{"family":"Saito","given":"Satoru"}],"issued":{"date-parts":[["2024",2,12]]}}},{"id":2181,"uris":["http://zotero.org/u</vt:lpwstr>
  </property>
  <property fmtid="{D5CDD505-2E9C-101B-9397-08002B2CF9AE}" pid="184" name="ZOTERO_BREF_5LnNjKvhQOwp_9">
    <vt:lpwstr>sers/6058248/items/GHSE92VK"],"itemData":{"id":2181,"type":"article-journal","abstract":"Working memory (WM) is often tested through immediate serial recall of word lists. Performance in such tasks is negatively influenced by phonological similarity: Peop</vt:lpwstr>
  </property>
  <property fmtid="{D5CDD505-2E9C-101B-9397-08002B2CF9AE}" pid="185" name="ZOTERO_BREF_5RopjGHUrWw6_1">
    <vt:lpwstr>ZOTERO_ITEM CSL_CITATION {"citationID":"8qTUWWHq","properties":{"formattedCitation":"(Farrell, 2012; Henson, 1998; Hitch et al., 1996; Oberauer et al., 2012; Oberauer &amp; Lewandowsky, 2011)","plainCitation":"(Farrell, 2012; Henson, 1998; Hitch et al., 1996;</vt:lpwstr>
  </property>
  <property fmtid="{D5CDD505-2E9C-101B-9397-08002B2CF9AE}" pid="186" name="ZOTERO_BREF_5RopjGHUrWw6_10">
    <vt:lpwstr>"article-journal","container-title":"The Quarterly Journal of Experimental Psychology Section A","DOI":"10.1080/713755609","ISSN":"0272-4987, 1464-0740","issue":"1","journalAbbreviation":"The Quarterly Journal of Experimental Psychology Section A","langua</vt:lpwstr>
  </property>
  <property fmtid="{D5CDD505-2E9C-101B-9397-08002B2CF9AE}" pid="187" name="ZOTERO_BREF_5RopjGHUrWw6_11">
    <vt:lpwstr>ge":"en","page":"116-139","source":"DOI.org (Crossref)","title":"Temporal Grouping Effects in Immediate Recall: A Working Memory Analysis","title-short":"Temporal Grouping Effects in Immediate Recall","volume":"49","author":[{"family":"Hitch","given":"Gra</vt:lpwstr>
  </property>
  <property fmtid="{D5CDD505-2E9C-101B-9397-08002B2CF9AE}" pid="188" name="ZOTERO_BREF_5RopjGHUrWw6_12">
    <vt:lpwstr>ham J."},{"family":"Burgess","given":"Neil"},{"family":"Towse","given":"John N."},{"family":"Culpin","given":"Vicki"}],"issued":{"date-parts":[["1996",2]]}}},{"id":1380,"uris":["http://zotero.org/users/6058248/items/YFF5WSRU"],"itemData":{"id":1380,"type"</vt:lpwstr>
  </property>
  <property fmtid="{D5CDD505-2E9C-101B-9397-08002B2CF9AE}" pid="189" name="ZOTERO_BREF_5RopjGHUrWw6_13">
    <vt:lpwstr>:"article-journal","abstract":"This article introduces a new computational model for the complex-span task, the most popular task for studying working memory. SOB-CS is a two-layer neural network that associates distributed item representations with distr</vt:lpwstr>
  </property>
  <property fmtid="{D5CDD505-2E9C-101B-9397-08002B2CF9AE}" pid="190" name="ZOTERO_BREF_5RopjGHUrWw6_14">
    <vt:lpwstr>ibuted, overlapping position markers. Memory capacity limits are explained by interference from a superposition of associations. Concurrent processing interferes with memory through involuntary encoding of distractors. Free time in-between distractors is </vt:lpwstr>
  </property>
  <property fmtid="{D5CDD505-2E9C-101B-9397-08002B2CF9AE}" pid="191" name="ZOTERO_BREF_5RopjGHUrWw6_15">
    <vt:lpwstr>used to remove irrelevant representations, thereby reducing interference. The model accounts for benchmark findings in four areas: (1) effects of processing pace, processing difficulty, and number of processing steps; (2) effects of serial position and er</vt:lpwstr>
  </property>
  <property fmtid="{D5CDD505-2E9C-101B-9397-08002B2CF9AE}" pid="192" name="ZOTERO_BREF_5RopjGHUrWw6_16">
    <vt:lpwstr>ror patterns; (3) effects of different kinds of item–distractor similarity; and (4) correlations between span tasks. The model makes several new predictions in these areas, which were confirmed experimentally.","container-title":"Psychonomic Bulletin &amp; Re</vt:lpwstr>
  </property>
  <property fmtid="{D5CDD505-2E9C-101B-9397-08002B2CF9AE}" pid="193" name="ZOTERO_BREF_5RopjGHUrWw6_17">
    <vt:lpwstr>view","DOI":"10.3758/s13423-012-0272-4","ISSN":"1069-9384, 1531-5320","issue":"5","journalAbbreviation":"Psychon Bull Rev","language":"en","page":"779-819","source":"DOI.org (Crossref)","title":"Modeling working memory: An interference model of complex sp</vt:lpwstr>
  </property>
  <property fmtid="{D5CDD505-2E9C-101B-9397-08002B2CF9AE}" pid="194" name="ZOTERO_BREF_5RopjGHUrWw6_18">
    <vt:lpwstr>an","title-short":"Modeling working memory","volume":"19","author":[{"family":"Oberauer","given":"Klaus"},{"family":"Lewandowsky","given":"Stephan"},{"family":"Farrell","given":"Simon"},{"family":"Jarrold","given":"Christopher"},{"family":"Greaves","given</vt:lpwstr>
  </property>
  <property fmtid="{D5CDD505-2E9C-101B-9397-08002B2CF9AE}" pid="195" name="ZOTERO_BREF_5RopjGHUrWw6_19">
    <vt:lpwstr>":"Martin"}],"issued":{"date-parts":[["2012",10]]}}},{"id":1376,"uris":["http://zotero.org/users/6058248/items/DGPXJ49D"],"itemData":{"id":1376,"type":"article-journal","abstract":"Working memory is a core concept in cognition, predicting about 50% of the</vt:lpwstr>
  </property>
  <property fmtid="{D5CDD505-2E9C-101B-9397-08002B2CF9AE}" pid="196" name="ZOTERO_BREF_5RopjGHUrWw6_2">
    <vt:lpwstr> Oberauer et al., 2012; Oberauer &amp; Lewandowsky, 2011)","noteIndex":0},"citationItems":[{"id":1217,"uris":["http://zotero.org/users/6058248/items/RFU6S86K"],"itemData":{"id":1217,"type":"article-journal","abstract":"A model of short-term memory and episodi</vt:lpwstr>
  </property>
  <property fmtid="{D5CDD505-2E9C-101B-9397-08002B2CF9AE}" pid="197" name="ZOTERO_BREF_5RopjGHUrWw6_20">
    <vt:lpwstr> variance in IQ and reasoning tasks. A popular test of working memory is the complex span task, in which encoding of memoranda alternates with processing of distractors. A recent model of complex span performance, the Time-Based-Resource-Sharing (TBRS) mo</vt:lpwstr>
  </property>
  <property fmtid="{D5CDD505-2E9C-101B-9397-08002B2CF9AE}" pid="198" name="ZOTERO_BREF_5RopjGHUrWw6_21">
    <vt:lpwstr>del of Barrouillet and colleagues, has seemingly accounted for several crucial findings, in particular the intricate trade-off between deterioration and restoration of memory in the complex span task. According to the TBRS, memory traces decay during proc</vt:lpwstr>
  </property>
  <property fmtid="{D5CDD505-2E9C-101B-9397-08002B2CF9AE}" pid="199" name="ZOTERO_BREF_5RopjGHUrWw6_22">
    <vt:lpwstr>essing of the distractors, and they are restored by attentional refreshing during brief pauses in between processing steps. However, to date, the theory has been formulated only at a verbal level, which renders it difficult to test and to be certain of it</vt:lpwstr>
  </property>
  <property fmtid="{D5CDD505-2E9C-101B-9397-08002B2CF9AE}" pid="200" name="ZOTERO_BREF_5RopjGHUrWw6_23">
    <vt:lpwstr>s intuited predictions. We present a computational instantiation of the TBRS and show that it can handle most of the findings on which the verbal model was based. We also show that there are potential challenges to the model that await future resolution. </vt:lpwstr>
  </property>
  <property fmtid="{D5CDD505-2E9C-101B-9397-08002B2CF9AE}" pid="201" name="ZOTERO_BREF_5RopjGHUrWw6_24">
    <vt:lpwstr>This instantiated model, TBRS*, is the first comprehensive computational model of performance in the complex span paradigm. The Matlab model code is available as a supplementary material of this article.","container-title":"Psychonomic Bulletin &amp; Review",</vt:lpwstr>
  </property>
  <property fmtid="{D5CDD505-2E9C-101B-9397-08002B2CF9AE}" pid="202" name="ZOTERO_BREF_5RopjGHUrWw6_25">
    <vt:lpwstr>"DOI":"10.3758/s13423-010-0020-6","ISSN":"1069-9384, 1531-5320","issue":"1","journalAbbreviation":"Psychon Bull Rev","language":"en","page":"10-45","source":"DOI.org (Crossref)","title":"Modeling working memory: a computational implementation of the Time-</vt:lpwstr>
  </property>
  <property fmtid="{D5CDD505-2E9C-101B-9397-08002B2CF9AE}" pid="203" name="ZOTERO_BREF_5RopjGHUrWw6_26">
    <vt:lpwstr>Based Resource-Sharing theory","title-short":"Modeling working memory","volume":"18","author":[{"family":"Oberauer","given":"Klaus"},{"family":"Lewandowsky","given":"Stephan"}],"issued":{"date-parts":[["2011",2]]}}}],"schema":"https://github.com/citation-</vt:lpwstr>
  </property>
  <property fmtid="{D5CDD505-2E9C-101B-9397-08002B2CF9AE}" pid="204" name="ZOTERO_BREF_5RopjGHUrWw6_27">
    <vt:lpwstr>style-language/schema/raw/master/csl-citation.json"}</vt:lpwstr>
  </property>
  <property fmtid="{D5CDD505-2E9C-101B-9397-08002B2CF9AE}" pid="205" name="ZOTERO_BREF_5RopjGHUrWw6_3">
    <vt:lpwstr>c memory is presented, with the core assumptions that (a) people parse their continuous experience into episodic clusters and (b) items are clustered together in memory as episodes by binding information within an episode to a common temporal context. Alo</vt:lpwstr>
  </property>
  <property fmtid="{D5CDD505-2E9C-101B-9397-08002B2CF9AE}" pid="206" name="ZOTERO_BREF_5RopjGHUrWw6_4">
    <vt:lpwstr>ng with the additional assumption that information within a cluster is serially ordered, the model accounts for a number of phenomena from short-term memory (with a focus on serial recall) and episodic memory (with a focus on free recall). The model also </vt:lpwstr>
  </property>
  <property fmtid="{D5CDD505-2E9C-101B-9397-08002B2CF9AE}" pid="207" name="ZOTERO_BREF_5RopjGHUrWw6_5">
    <vt:lpwstr>accounts for the effects of aging on serial and free recall, apparent temporal isolation effects in short- and long-term memory, and the relation between individual differences in working memory and episodic memory performance.","container-title":"Psychol</vt:lpwstr>
  </property>
  <property fmtid="{D5CDD505-2E9C-101B-9397-08002B2CF9AE}" pid="208" name="ZOTERO_BREF_5RopjGHUrWw6_6">
    <vt:lpwstr>ogical Review","DOI":"10.1037/a0027371","ISSN":"1939-1471, 0033-295X","issue":"2","journalAbbreviation":"Psychological Review","language":"en","page":"223-271","source":"DOI.org (Crossref)","title":"Temporal clustering and sequencing in short-term memory </vt:lpwstr>
  </property>
  <property fmtid="{D5CDD505-2E9C-101B-9397-08002B2CF9AE}" pid="209" name="ZOTERO_BREF_5RopjGHUrWw6_7">
    <vt:lpwstr>and episodic memory.","volume":"119","author":[{"family":"Farrell","given":"Simon"}],"issued":{"date-parts":[["2012"]]}}},{"id":157,"uris":["http://zotero.org/users/6058248/items/A7927GIV"],"itemData":{"id":157,"type":"article-journal","container-title":"</vt:lpwstr>
  </property>
  <property fmtid="{D5CDD505-2E9C-101B-9397-08002B2CF9AE}" pid="210" name="ZOTERO_BREF_5RopjGHUrWw6_8">
    <vt:lpwstr>Cognitive Psychology","DOI":"10.1006/cogp.1998.0685","ISSN":"00100285","issue":"2","journalAbbreviation":"Cognitive Psychology","language":"en","page":"73-137","source":"DOI.org (Crossref)","title":"Short-Term Memory for Serial Order: The Start-End Model"</vt:lpwstr>
  </property>
  <property fmtid="{D5CDD505-2E9C-101B-9397-08002B2CF9AE}" pid="211" name="ZOTERO_BREF_5RopjGHUrWw6_9">
    <vt:lpwstr>,"title-short":"Short-Term Memory for Serial Order","volume":"36","author":[{"family":"Henson","given":"Richard N.A."}],"issued":{"date-parts":[["1998",7]]}}},{"id":846,"uris":["http://zotero.org/users/6058248/items/EM9VDHUD"],"itemData":{"id":846,"type":</vt:lpwstr>
  </property>
  <property fmtid="{D5CDD505-2E9C-101B-9397-08002B2CF9AE}" pid="212" name="ZOTERO_BREF_5hjiprti1XJ1_1">
    <vt:lpwstr>ZOTERO_ITEM CSL_CITATION {"citationID":"JT8YT4Rx","properties":{"formattedCitation":"(Guitard et al., 2025)","plainCitation":"(Guitard et al., 2025)","noteIndex":0},"citationItems":[{"id":4587,"uris":["http://zotero.org/users/6058248/items/722SEL5S"],"ite</vt:lpwstr>
  </property>
  <property fmtid="{D5CDD505-2E9C-101B-9397-08002B2CF9AE}" pid="213" name="ZOTERO_BREF_5hjiprti1XJ1_10">
    <vt:lpwstr>Accounting for the influence of semantic information in verbal short-term memory","title-short":"An embedded computational framework of memory","volume":"140","author":[{"family":"Guitard","given":"Dominic"},{"family":"Saint-Aubin","given":"Jean"},{"famil</vt:lpwstr>
  </property>
  <property fmtid="{D5CDD505-2E9C-101B-9397-08002B2CF9AE}" pid="214" name="ZOTERO_BREF_5hjiprti1XJ1_11">
    <vt:lpwstr>y":"Nick Reid","given":"J."},{"family":"Jamieson","given":"Randall K."}],"issued":{"date-parts":[["2025",2]]}}}],"schema":"https://github.com/citation-style-language/schema/raw/master/csl-citation.json"}</vt:lpwstr>
  </property>
  <property fmtid="{D5CDD505-2E9C-101B-9397-08002B2CF9AE}" pid="215" name="ZOTERO_BREF_5hjiprti1XJ1_2">
    <vt:lpwstr>mData":{"id":4587,"type":"article-journal","abstract":"We introduce the Embedded Computational Framework of Memory (eCFM), a model that integrates structured semantic word representations with an instance-based memory model to account for the influence of</vt:lpwstr>
  </property>
  <property fmtid="{D5CDD505-2E9C-101B-9397-08002B2CF9AE}" pid="216" name="ZOTERO_BREF_5hjiprti1XJ1_3">
    <vt:lpwstr> semantic information in verbal short-term memory. The eCFM combines principles from the episodic MINERVA 2 model and the semantic Latent Semantic Analysis model. After reviewing how semantic information impacts verbal short-term memory performance, we de</vt:lpwstr>
  </property>
  <property fmtid="{D5CDD505-2E9C-101B-9397-08002B2CF9AE}" pid="217" name="ZOTERO_BREF_5hjiprti1XJ1_4">
    <vt:lpwstr>monstrate eCFM’s ability to reconcile various phenomena within a common computational framework. Our model captures key findings, such as the influence of semantic information in serial recall, its reduction in serial reconstruction, and the impact of tas</vt:lpwstr>
  </property>
  <property fmtid="{D5CDD505-2E9C-101B-9397-08002B2CF9AE}" pid="218" name="ZOTERO_BREF_5hjiprti1XJ1_5">
    <vt:lpwstr>k difficulty on semantic information. In five experiments, we tested predictions derived from the eCFM. Experiments 1 and 2 manipulated list organization, with Experiment 1 using alternating lists of related or unrelated words and Experiment 2 using block</vt:lpwstr>
  </property>
  <property fmtid="{D5CDD505-2E9C-101B-9397-08002B2CF9AE}" pid="219" name="ZOTERO_BREF_5hjiprti1XJ1_6">
    <vt:lpwstr>ed lists. Experiment 3 varied presentation rates, Experiment 4 revisited the detrimental effect of semantic information on order information, and Experiment 5 explored false recall. We found that semantic information interacts with list composition, prese</vt:lpwstr>
  </property>
  <property fmtid="{D5CDD505-2E9C-101B-9397-08002B2CF9AE}" pid="220" name="ZOTERO_BREF_5hjiprti1XJ1_7">
    <vt:lpwstr>ntation rate affects the magnitude of its influence, and semantic information impacts order information contrary to the dominant view. Additionally, increasing the number of related study words to a non-studied semantic lure boosts false recall. The eCFM </vt:lpwstr>
  </property>
  <property fmtid="{D5CDD505-2E9C-101B-9397-08002B2CF9AE}" pid="221" name="ZOTERO_BREF_5hjiprti1XJ1_8">
    <vt:lpwstr>captured these findings as well as memory at the item level. Our demonstration provides insight into the cognitive mechanisms underlying verbal short-term memory and the interplay of semantic and episodic memory processes in recall.","container-title":"Jo</vt:lpwstr>
  </property>
  <property fmtid="{D5CDD505-2E9C-101B-9397-08002B2CF9AE}" pid="222" name="ZOTERO_BREF_5hjiprti1XJ1_9">
    <vt:lpwstr>urnal of Memory and Language","DOI":"10.1016/j.jml.2024.104573","ISSN":"0749596X","journalAbbreviation":"Journal of Memory and Language","language":"en","page":"104573","source":"DOI.org (Crossref)","title":"An embedded computational framework of memory: </vt:lpwstr>
  </property>
  <property fmtid="{D5CDD505-2E9C-101B-9397-08002B2CF9AE}" pid="223" name="ZOTERO_BREF_5p5jcOI0aHPc_1">
    <vt:lpwstr>ZOTERO_ITEM CSL_CITATION {"citationID":"r4M4k5xi","properties":{"formattedCitation":"(Oberauer &amp; Bartsch, 2023)","plainCitation":"(Oberauer &amp; Bartsch, 2023)","noteIndex":0},"citationItems":[{"id":2185,"uris":["http://zotero.org/users/6058248/items/73DA7E7</vt:lpwstr>
  </property>
  <property fmtid="{D5CDD505-2E9C-101B-9397-08002B2CF9AE}" pid="224" name="ZOTERO_BREF_5p5jcOI0aHPc_10">
    <vt:lpwstr>/csl-citation.json"}</vt:lpwstr>
  </property>
  <property fmtid="{D5CDD505-2E9C-101B-9397-08002B2CF9AE}" pid="225" name="ZOTERO_BREF_5p5jcOI0aHPc_2">
    <vt:lpwstr>N"],"itemData":{"id":2185,"type":"article-journal","abstract":"Both the experimental and the psychometric investigation of the WM capacity limit depend critically on the assumption that performance in our tests of WM reflects that capacity limit to a good</vt:lpwstr>
  </property>
  <property fmtid="{D5CDD505-2E9C-101B-9397-08002B2CF9AE}" pid="226" name="ZOTERO_BREF_5p5jcOI0aHPc_3">
    <vt:lpwstr> approximation. Most tasks to measure WM rely on testing memory after a short time during which participants are asked to maintain information in WM. In these tests, episodic long-term memory is likely to also lay down a trace of the memory set. Therefore</vt:lpwstr>
  </property>
  <property fmtid="{D5CDD505-2E9C-101B-9397-08002B2CF9AE}" pid="227" name="ZOTERO_BREF_5p5jcOI0aHPc_4">
    <vt:lpwstr>, participants can draw on two sources of information when memory is tested, making it difficult to separate the contributions of WM and episodic LTM to the performance on immediate-memory tests. Here we use proactive interference to distinguish between t</vt:lpwstr>
  </property>
  <property fmtid="{D5CDD505-2E9C-101B-9397-08002B2CF9AE}" pid="228" name="ZOTERO_BREF_5p5jcOI0aHPc_5">
    <vt:lpwstr>hese two sources of remembered information, building on the fact that episodic memory is vulnerable to proactive interference, whereas WM is protected against it. We use a release-from-PI paradigm to determine the extent to which commonly used WM tasks re</vt:lpwstr>
  </property>
  <property fmtid="{D5CDD505-2E9C-101B-9397-08002B2CF9AE}" pid="229" name="ZOTERO_BREF_5p5jcOI0aHPc_6">
    <vt:lpwstr>flect contributions from episodic LTM. We focus on memory for serial order of verbal lists, but also include visual and spatial WM tasks. The results of five experiments demonstrate that although some tasks used to investigate WM are heavily contaminated </vt:lpwstr>
  </property>
  <property fmtid="{D5CDD505-2E9C-101B-9397-08002B2CF9AE}" pid="230" name="ZOTERO_BREF_5p5jcOI0aHPc_7">
    <vt:lpwstr>by episodic LTM, other popular paradigms such as serial and probed recall, and the standard version of the continuous colorreproduction task, are not. Measuring proactive interference can help researchers determine the extent to which WM and episodic LTM </vt:lpwstr>
  </property>
  <property fmtid="{D5CDD505-2E9C-101B-9397-08002B2CF9AE}" pid="231" name="ZOTERO_BREF_5p5jcOI0aHPc_8">
    <vt:lpwstr>contribute to performance in immediate-memory tasks.","container-title":"Journal of Cognition","DOI":"10.5334/joc.311","ISSN":"2514-4820","issue":"1","language":"en","page":"44","source":"DOI.org (Crossref)","title":"When Does Episodic Memory Contribute t</vt:lpwstr>
  </property>
  <property fmtid="{D5CDD505-2E9C-101B-9397-08002B2CF9AE}" pid="232" name="ZOTERO_BREF_5p5jcOI0aHPc_9">
    <vt:lpwstr>o Performance in Tests of Working Memory?","volume":"6","author":[{"family":"Oberauer","given":"Klaus"},{"family":"Bartsch","given":"Lea M."}],"issued":{"date-parts":[["2023",8,3]]}}}],"schema":"https://github.com/citation-style-language/schema/raw/master</vt:lpwstr>
  </property>
  <property fmtid="{D5CDD505-2E9C-101B-9397-08002B2CF9AE}" pid="233" name="ZOTERO_BREF_6CKuPziNJsEI_1">
    <vt:lpwstr>ZOTERO_ITEM CSL_CITATION {"citationID":"dzerQ29R","properties":{"formattedCitation":"(Baddeley, 1966; Fallon et al., 2005; Gupta et al., 2005; Nimmo &amp; Roodenrys, 2005; Roodenrys et al., 2022)","plainCitation":"(Baddeley, 1966; Fallon et al., 2005; Gupta e</vt:lpwstr>
  </property>
  <property fmtid="{D5CDD505-2E9C-101B-9397-08002B2CF9AE}" pid="234" name="ZOTERO_BREF_6CKuPziNJsEI_10">
    <vt:lpwstr>amily":"Aktunc","given":"Emrah"}],"issued":{"date-parts":[["2005",9]]}}},{"id":1541,"uris":["http://zotero.org/users/6058248/items/FL3ZJICA"],"itemData":{"id":1541,"type":"article-journal","container-title":"Memory","DOI":"10.1080/09658210444000386","ISSN</vt:lpwstr>
  </property>
  <property fmtid="{D5CDD505-2E9C-101B-9397-08002B2CF9AE}" pid="235" name="ZOTERO_BREF_6CKuPziNJsEI_11">
    <vt:lpwstr>":"0965-8211, 1464-0686","issue":"7","journalAbbreviation":"Memory","language":"en","page":"773-784","source":"DOI.org (Crossref)","title":"The phonological similarity effect in serial recognition","volume":"13","author":[{"family":"Nimmo","given":"Lisa M</vt:lpwstr>
  </property>
  <property fmtid="{D5CDD505-2E9C-101B-9397-08002B2CF9AE}" pid="236" name="ZOTERO_BREF_6CKuPziNJsEI_12">
    <vt:lpwstr>"},{"family":"Roodenrys","given":"Steven"}],"issued":{"date-parts":[["2005",10]]}}},{"id":111,"uris":["http://zotero.org/users/6058248/items/SNE2R489"],"itemData":{"id":111,"type":"article-journal","abstract":"The phonological similarity effect in short-­</vt:lpwstr>
  </property>
  <property fmtid="{D5CDD505-2E9C-101B-9397-08002B2CF9AE}" pid="237" name="ZOTERO_BREF_6CKuPziNJsEI_13">
    <vt:lpwstr>term memory (STM) is the finding that serial recall of lists of similar sounding items is poorer than that of dissimilar sounding items. This is traditionally argued to be due to a detrimental effect on memory for the order of the words in the list and no</vt:lpwstr>
  </property>
  <property fmtid="{D5CDD505-2E9C-101B-9397-08002B2CF9AE}" pid="238" name="ZOTERO_BREF_6CKuPziNJsEI_14">
    <vt:lpwstr>t on memory for the words themselves. Models that propose forgetting from STM is due to interference must invoke an additional compensatory process where the shared element of the words acts as a cue to recall, in order to account for the lack of an effec</vt:lpwstr>
  </property>
  <property fmtid="{D5CDD505-2E9C-101B-9397-08002B2CF9AE}" pid="239" name="ZOTERO_BREF_6CKuPziNJsEI_15">
    <vt:lpwstr>t on memory for the words. However, the possibility of a detrimental effect of phonological similarity on item memory when these compensatory processes are not available has not been investigated. Two experiments (n = 60 and n = 57) in which similarity is</vt:lpwstr>
  </property>
  <property fmtid="{D5CDD505-2E9C-101B-9397-08002B2CF9AE}" pid="240" name="ZOTERO_BREF_6CKuPziNJsEI_16">
    <vt:lpwstr> operationalized in a way that precludes usage of compensatory processes are reported. The results clearly demonstrate that item recall is poorer for similar lists than dissimilar lists when similarity is defined in this way.","container-title":"British J</vt:lpwstr>
  </property>
  <property fmtid="{D5CDD505-2E9C-101B-9397-08002B2CF9AE}" pid="241" name="ZOTERO_BREF_6CKuPziNJsEI_17">
    <vt:lpwstr>ournal of Psychology","DOI":"10.1111/bjop.12575","ISSN":"0007-1269, 2044-8295","journalAbbreviation":"British J of Psychology","language":"en","page":"bjop.12575","source":"DOI.org (Crossref)","title":"Phonological similarity in the serial recall task hin</vt:lpwstr>
  </property>
  <property fmtid="{D5CDD505-2E9C-101B-9397-08002B2CF9AE}" pid="242" name="ZOTERO_BREF_6CKuPziNJsEI_18">
    <vt:lpwstr>ders item recall, not just order","author":[{"family":"Roodenrys","given":"Steven"},{"family":"Guitard","given":"Dominic"},{"family":"Miller","given":"Leonie M."},{"family":"Saint‐Aubin","given":"Jean"},{"family":"Barron","given":"Jeffrey M."}],"issued":{</vt:lpwstr>
  </property>
  <property fmtid="{D5CDD505-2E9C-101B-9397-08002B2CF9AE}" pid="243" name="ZOTERO_BREF_6CKuPziNJsEI_19">
    <vt:lpwstr>"date-parts":[["2022",6,12]]}}}],"schema":"https://github.com/citation-style-language/schema/raw/master/csl-citation.json"}</vt:lpwstr>
  </property>
  <property fmtid="{D5CDD505-2E9C-101B-9397-08002B2CF9AE}" pid="244" name="ZOTERO_BREF_6CKuPziNJsEI_2">
    <vt:lpwstr>t al., 2005; Nimmo &amp; Roodenrys, 2005; Roodenrys et al., 2022)","noteIndex":0},"citationItems":[{"id":1818,"uris":["http://zotero.org/users/6058248/items/F55WFPSW"],"itemData":{"id":1818,"type":"article-journal","container-title":"Quarterly Journal of Expe</vt:lpwstr>
  </property>
  <property fmtid="{D5CDD505-2E9C-101B-9397-08002B2CF9AE}" pid="245" name="ZOTERO_BREF_6CKuPziNJsEI_3">
    <vt:lpwstr>rimental Psychology","DOI":"10.1080/14640746608400055","ISSN":"0033-555X","issue":"4","journalAbbreviation":"Quarterly Journal of Experimental Psychology","language":"en","page":"362-365","source":"DOI.org (Crossref)","title":"Short-term Memory for Word S</vt:lpwstr>
  </property>
  <property fmtid="{D5CDD505-2E9C-101B-9397-08002B2CF9AE}" pid="246" name="ZOTERO_BREF_6CKuPziNJsEI_4">
    <vt:lpwstr>equences as a Function of Acoustic, Semantic and Formal Similarity","volume":"18","author":[{"family":"Baddeley","given":"Alan D."}],"issued":{"date-parts":[["1966",11]]}}},{"id":1848,"uris":["http://zotero.org/users/6058248/items/NPQR7WNQ"],"itemData":{"</vt:lpwstr>
  </property>
  <property fmtid="{D5CDD505-2E9C-101B-9397-08002B2CF9AE}" pid="247" name="ZOTERO_BREF_6CKuPziNJsEI_5">
    <vt:lpwstr>id":1848,"type":"article-journal","container-title":"Memory","DOI":"10.1080/09658210344000215","ISSN":"0965-8211, 1464-0686","issue":"3-4","journalAbbreviation":"Memory","language":"en","page":"349-356","source":"DOI.org (Crossref)","title":"Lexicality an</vt:lpwstr>
  </property>
  <property fmtid="{D5CDD505-2E9C-101B-9397-08002B2CF9AE}" pid="248" name="ZOTERO_BREF_6CKuPziNJsEI_6">
    <vt:lpwstr>d phonological similarity: A challenge for the retrieval‐based account of serial recall?","title-short":"Lexicality and phonological similarity","volume":"13","author":[{"family":"Fallon","given":"Anthony B."},{"family":"Mak","given":"Eva"},{"family":"Teh</vt:lpwstr>
  </property>
  <property fmtid="{D5CDD505-2E9C-101B-9397-08002B2CF9AE}" pid="249" name="ZOTERO_BREF_6CKuPziNJsEI_7">
    <vt:lpwstr>an","given":"Gerald"},{"literal":"Daly, Charmaine"}],"issued":{"date-parts":[["2005",3]]}}},{"id":1882,"uris":["http://zotero.org/users/6058248/items/59PHC5PI"],"itemData":{"id":1882,"type":"article-journal","container-title":"Memory &amp; Cognition","DOI":"1</vt:lpwstr>
  </property>
  <property fmtid="{D5CDD505-2E9C-101B-9397-08002B2CF9AE}" pid="250" name="ZOTERO_BREF_6CKuPziNJsEI_8">
    <vt:lpwstr>0.3758/BF03193208","ISSN":"0090-502X, 1532-5946","issue":"6","journalAbbreviation":"Memory &amp; Cognition","language":"en","page":"1001-1016","source":"DOI.org (Crossref)","title":"Reexamining the phonological similarity effect in immediate serial recall: Th</vt:lpwstr>
  </property>
  <property fmtid="{D5CDD505-2E9C-101B-9397-08002B2CF9AE}" pid="251" name="ZOTERO_BREF_6CKuPziNJsEI_9">
    <vt:lpwstr>e roles of type of similarity, category cuing, and item recall","title-short":"Reexamining the phonological similarity effect in immediate serial recall","volume":"33","author":[{"family":"Gupta","given":"Prahlad"},{"family":"Lipinski","given":"John"},{"f</vt:lpwstr>
  </property>
  <property fmtid="{D5CDD505-2E9C-101B-9397-08002B2CF9AE}" pid="252" name="ZOTERO_BREF_6GECsNbpDEuB_1">
    <vt:lpwstr>ZOTERO_ITEM CSL_CITATION {"citationID":"SqNQpWoa","properties":{"formattedCitation":"(Neale &amp; Tehan, 2007; Poirier &amp; Saint-Aubin, 1995; Saint-Aubin &amp; Poirier, 1999a)","plainCitation":"(Neale &amp; Tehan, 2007; Poirier &amp; Saint-Aubin, 1995; Saint-Aubin &amp; Poirie</vt:lpwstr>
  </property>
  <property fmtid="{D5CDD505-2E9C-101B-9397-08002B2CF9AE}" pid="253" name="ZOTERO_BREF_6GECsNbpDEuB_10">
    <vt:lpwstr>],"issued":{"date-parts":[["1999",4]]}}}],"schema":"https://github.com/citation-style-language/schema/raw/master/csl-citation.json"}</vt:lpwstr>
  </property>
  <property fmtid="{D5CDD505-2E9C-101B-9397-08002B2CF9AE}" pid="254" name="ZOTERO_BREF_6GECsNbpDEuB_2">
    <vt:lpwstr>r, 1999a)","dontUpdate":true,"noteIndex":0},"citationItems":[{"id":1574,"uris":["http://zotero.org/users/6058248/items/5Z2VJX6T"],"itemData":{"id":1574,"type":"article-journal","container-title":"Memory &amp; Cognition","DOI":"10.3758/BF03192927","ISSN":"0090</vt:lpwstr>
  </property>
  <property fmtid="{D5CDD505-2E9C-101B-9397-08002B2CF9AE}" pid="255" name="ZOTERO_BREF_6GECsNbpDEuB_3">
    <vt:lpwstr>-502X, 1532-5946","issue":"8","journalAbbreviation":"Mem Cogn","language":"en","page":"1940-1953","source":"DOI.org (Crossref)","title":"Age and redintegration in immediate memory and their relationship to task difficulty","volume":"35","author":[{"family</vt:lpwstr>
  </property>
  <property fmtid="{D5CDD505-2E9C-101B-9397-08002B2CF9AE}" pid="256" name="ZOTERO_BREF_6GECsNbpDEuB_4">
    <vt:lpwstr>":"Neale","given":"Kerry"},{"family":"Tehan","given":"Gerald"}],"issued":{"date-parts":[["2007",12]]}}},{"id":1412,"uris":["http://zotero.org/users/6058248/items/3C2FCWTC"],"itemData":{"id":1412,"type":"article-journal","container-title":"The Quarterly Jo</vt:lpwstr>
  </property>
  <property fmtid="{D5CDD505-2E9C-101B-9397-08002B2CF9AE}" pid="257" name="ZOTERO_BREF_6GECsNbpDEuB_5">
    <vt:lpwstr>urnal of Experimental Psychology Section A","DOI":"10.1080/14640749508401396","ISSN":"0272-4987, 1464-0740","issue":"2","journalAbbreviation":"The Quarterly Journal of Experimental Psychology Section A","language":"en","page":"384-404","source":"DOI.org (</vt:lpwstr>
  </property>
  <property fmtid="{D5CDD505-2E9C-101B-9397-08002B2CF9AE}" pid="258" name="ZOTERO_BREF_6GECsNbpDEuB_6">
    <vt:lpwstr>Crossref)","title":"Memory for Related and Unrelated Words: Further Evidence on the Influence of Semantic Factors in Immediate Serial Recall","title-short":"Memory for Related and Unrelated Words","volume":"48","author":[{"family":"Poirier","given":"Marie</vt:lpwstr>
  </property>
  <property fmtid="{D5CDD505-2E9C-101B-9397-08002B2CF9AE}" pid="259" name="ZOTERO_BREF_6GECsNbpDEuB_7">
    <vt:lpwstr>"},{"family":"Saint-Aubin","given":"Jean"}],"issued":{"date-parts":[["1995",5]]}}},{"id":329,"uris":["http://zotero.org/users/6058248/items/2ERJMKL3"],"itemData":{"id":329,"type":"article-journal","container-title":"The Quarterly Journal of Experimental P</vt:lpwstr>
  </property>
  <property fmtid="{D5CDD505-2E9C-101B-9397-08002B2CF9AE}" pid="260" name="ZOTERO_BREF_6GECsNbpDEuB_8">
    <vt:lpwstr>sychology Section A","DOI":"10.1080/713755814","ISSN":"0272-4987, 1464-0740","issue":"2","journalAbbreviation":"The Quarterly Journal of Experimental Psychology Section A","language":"en","page":"367-394","source":"DOI.org (Crossref)","title":"Semantic Si</vt:lpwstr>
  </property>
  <property fmtid="{D5CDD505-2E9C-101B-9397-08002B2CF9AE}" pid="261" name="ZOTERO_BREF_6GECsNbpDEuB_9">
    <vt:lpwstr>milarity and Immediate Serial Recall: Is There a Detrimental Effect on Order Information?","title-short":"Semantic Similarity and Immediate Serial Recall","volume":"52","author":[{"family":"Saint-Aubin","given":"Jean"},{"family":"Poirier","given":"Marie"}</vt:lpwstr>
  </property>
  <property fmtid="{D5CDD505-2E9C-101B-9397-08002B2CF9AE}" pid="262" name="ZOTERO_BREF_6gGrQuRy1e4U_1">
    <vt:lpwstr>ZOTERO_ITEM CSL_CITATION {"citationID":"X1X7L33b","properties":{"formattedCitation":"(Storn &amp; Price, 1997)","plainCitation":"(Storn &amp; Price, 1997)","noteIndex":0},"citationItems":[{"id":42,"uris":["http://zotero.org/users/6058248/items/2I5EC5AX"],"itemDat</vt:lpwstr>
  </property>
  <property fmtid="{D5CDD505-2E9C-101B-9397-08002B2CF9AE}" pid="263" name="ZOTERO_BREF_6gGrQuRy1e4U_2">
    <vt:lpwstr>a":{"id":42,"type":"article-journal","abstract":"A new heuristic approach for minimizing possibly nonlinear and non differentiable continuous space functions is presented. By means of an extensive testbed, which includes the De Jong functions, it will be </vt:lpwstr>
  </property>
  <property fmtid="{D5CDD505-2E9C-101B-9397-08002B2CF9AE}" pid="264" name="ZOTERO_BREF_6gGrQuRy1e4U_3">
    <vt:lpwstr>demonstrated that the new method converges faster and with more certainty than Adaptive Simulated Annealing as well as the Annealed Nelder&amp;Mead approach, both of which have a reputation for being very powerful. The new method requires few control variable</vt:lpwstr>
  </property>
  <property fmtid="{D5CDD505-2E9C-101B-9397-08002B2CF9AE}" pid="265" name="ZOTERO_BREF_6gGrQuRy1e4U_4">
    <vt:lpwstr>s, is robust, easy to use and lends itself very well to parallel computation.","container-title":"Journal of global optimization","language":"en","page":"341-359","source":"Zotero","title":"Differential evolution–a simple and efficient heuristic for globa</vt:lpwstr>
  </property>
  <property fmtid="{D5CDD505-2E9C-101B-9397-08002B2CF9AE}" pid="266" name="ZOTERO_BREF_6gGrQuRy1e4U_5">
    <vt:lpwstr>l optimization over continuous spaces","volume":"11","author":[{"family":"Storn","given":"Rainer"},{"family":"Price","given":"Kenneth"}],"issued":{"date-parts":[["1997"]]}}}],"schema":"https://github.com/citation-style-language/schema/raw/master/csl-citat</vt:lpwstr>
  </property>
  <property fmtid="{D5CDD505-2E9C-101B-9397-08002B2CF9AE}" pid="267" name="ZOTERO_BREF_6gGrQuRy1e4U_6">
    <vt:lpwstr>ion.json"}</vt:lpwstr>
  </property>
  <property fmtid="{D5CDD505-2E9C-101B-9397-08002B2CF9AE}" pid="268" name="ZOTERO_BREF_6wPbyLhsnWiX_1">
    <vt:lpwstr>ZOTERO_ITEM CSL_CITATION {"citationID":"L2iNX6YZ","properties":{"formattedCitation":"(Fallon et al., 2005; Gupta et al., 2005; Neale &amp; Tehan, 2007; Nimmo &amp; Roodenrys, 2004)","plainCitation":"(Fallon et al., 2005; Gupta et al., 2005; Neale &amp; Tehan, 2007; N</vt:lpwstr>
  </property>
  <property fmtid="{D5CDD505-2E9C-101B-9397-08002B2CF9AE}" pid="269" name="ZOTERO_BREF_6wPbyLhsnWiX_10">
    <vt:lpwstr>{"id":1959,"uris":["http://zotero.org/users/6058248/items/7M9R8DFE"],"itemData":{"id":1959,"type":"article-journal","abstract":"The aim of the present research was to determine whether the eﬀect that phonological similarity has on immediate serial recall </vt:lpwstr>
  </property>
  <property fmtid="{D5CDD505-2E9C-101B-9397-08002B2CF9AE}" pid="270" name="ZOTERO_BREF_6wPbyLhsnWiX_11">
    <vt:lpwstr>is inﬂuenced by the consistency and position of phonemes within words. In comparison to phonologically dissimilar lists, when the stimulus lists rhyme there is a facilitative eﬀect on the recall of item information and a detrimental eﬀect on order memory </vt:lpwstr>
  </property>
  <property fmtid="{D5CDD505-2E9C-101B-9397-08002B2CF9AE}" pid="271" name="ZOTERO_BREF_6wPbyLhsnWiX_12">
    <vt:lpwstr>(Experiment 1). When stimuli share the initial consonant and vowel (Experiment 2) or the same initial and ﬁnal consonant (Experiment 3), there is no beneﬁcial eﬀect of similarity for item information, coupled with a detrimental eﬀect on order memory. Cont</vt:lpwstr>
  </property>
  <property fmtid="{D5CDD505-2E9C-101B-9397-08002B2CF9AE}" pid="272" name="ZOTERO_BREF_6wPbyLhsnWiX_13">
    <vt:lpwstr>rary to the predictions made by non-linguistic models of STM, the inﬂuence that similarity has on both the recall of item information and memory for the position of items in a list is dependent on which components of the items are shared within a list.","</vt:lpwstr>
  </property>
  <property fmtid="{D5CDD505-2E9C-101B-9397-08002B2CF9AE}" pid="273" name="ZOTERO_BREF_6wPbyLhsnWiX_14">
    <vt:lpwstr>container-title":"Journal of Memory and Language","DOI":"10.1016/j.jml.2003.11.001","ISSN":"0749596X","issue":"3","journalAbbreviation":"Journal of Memory and Language","language":"en","page":"245-258","source":"DOI.org (Crossref)","title":"Investigating </vt:lpwstr>
  </property>
  <property fmtid="{D5CDD505-2E9C-101B-9397-08002B2CF9AE}" pid="274" name="ZOTERO_BREF_6wPbyLhsnWiX_15">
    <vt:lpwstr>the phonological similarity effect: Syllable structure and the position of common phonemes","title-short":"Investigating the phonological similarity effect","volume":"50","author":[{"family":"Nimmo","given":"Lisa M"},{"family":"Roodenrys","given":"Steven"</vt:lpwstr>
  </property>
  <property fmtid="{D5CDD505-2E9C-101B-9397-08002B2CF9AE}" pid="275" name="ZOTERO_BREF_6wPbyLhsnWiX_16">
    <vt:lpwstr>}],"issued":{"date-parts":[["2004",4]]}}}],"schema":"https://github.com/citation-style-language/schema/raw/master/csl-citation.json"}</vt:lpwstr>
  </property>
  <property fmtid="{D5CDD505-2E9C-101B-9397-08002B2CF9AE}" pid="276" name="ZOTERO_BREF_6wPbyLhsnWiX_2">
    <vt:lpwstr>immo &amp; Roodenrys, 2004)","noteIndex":0},"citationItems":[{"id":1848,"uris":["http://zotero.org/users/6058248/items/NPQR7WNQ"],"itemData":{"id":1848,"type":"article-journal","container-title":"Memory","DOI":"10.1080/09658210344000215","ISSN":"0965-8211, 14</vt:lpwstr>
  </property>
  <property fmtid="{D5CDD505-2E9C-101B-9397-08002B2CF9AE}" pid="277" name="ZOTERO_BREF_6wPbyLhsnWiX_3">
    <vt:lpwstr>64-0686","issue":"3-4","journalAbbreviation":"Memory","language":"en","page":"349-356","source":"DOI.org (Crossref)","title":"Lexicality and phonological similarity: A challenge for the retrieval‐based account of serial recall?","title-short":"Lexicality </vt:lpwstr>
  </property>
  <property fmtid="{D5CDD505-2E9C-101B-9397-08002B2CF9AE}" pid="278" name="ZOTERO_BREF_6wPbyLhsnWiX_4">
    <vt:lpwstr>and phonological similarity","volume":"13","author":[{"family":"Fallon","given":"Anthony B."},{"family":"Mak","given":"Eva"},{"family":"Tehan","given":"Gerald"},{"literal":"Daly, Charmaine"}],"issued":{"date-parts":[["2005",3]]}}},{"id":1882,"uris":["http</vt:lpwstr>
  </property>
  <property fmtid="{D5CDD505-2E9C-101B-9397-08002B2CF9AE}" pid="279" name="ZOTERO_BREF_6wPbyLhsnWiX_5">
    <vt:lpwstr>://zotero.org/users/6058248/items/59PHC5PI"],"itemData":{"id":1882,"type":"article-journal","container-title":"Memory &amp; Cognition","DOI":"10.3758/BF03193208","ISSN":"0090-502X, 1532-5946","issue":"6","journalAbbreviation":"Memory &amp; Cognition","language":"</vt:lpwstr>
  </property>
  <property fmtid="{D5CDD505-2E9C-101B-9397-08002B2CF9AE}" pid="280" name="ZOTERO_BREF_6wPbyLhsnWiX_6">
    <vt:lpwstr>en","page":"1001-1016","source":"DOI.org (Crossref)","title":"Reexamining the phonological similarity effect in immediate serial recall: The roles of type of similarity, category cuing, and item recall","title-short":"Reexamining the phonological similari</vt:lpwstr>
  </property>
  <property fmtid="{D5CDD505-2E9C-101B-9397-08002B2CF9AE}" pid="281" name="ZOTERO_BREF_6wPbyLhsnWiX_7">
    <vt:lpwstr>ty effect in immediate serial recall","volume":"33","author":[{"family":"Gupta","given":"Prahlad"},{"family":"Lipinski","given":"John"},{"family":"Aktunc","given":"Emrah"}],"issued":{"date-parts":[["2005",9]]}}},{"id":1574,"uris":["http://zotero.org/users</vt:lpwstr>
  </property>
  <property fmtid="{D5CDD505-2E9C-101B-9397-08002B2CF9AE}" pid="282" name="ZOTERO_BREF_6wPbyLhsnWiX_8">
    <vt:lpwstr>/6058248/items/5Z2VJX6T"],"itemData":{"id":1574,"type":"article-journal","container-title":"Memory &amp; Cognition","DOI":"10.3758/BF03192927","ISSN":"0090-502X, 1532-5946","issue":"8","journalAbbreviation":"Mem Cogn","language":"en","page":"1940-1953","sourc</vt:lpwstr>
  </property>
  <property fmtid="{D5CDD505-2E9C-101B-9397-08002B2CF9AE}" pid="283" name="ZOTERO_BREF_6wPbyLhsnWiX_9">
    <vt:lpwstr>e":"DOI.org (Crossref)","title":"Age and redintegration in immediate memory and their relationship to task difficulty","volume":"35","author":[{"family":"Neale","given":"Kerry"},{"family":"Tehan","given":"Gerald"}],"issued":{"date-parts":[["2007",12]]}}},</vt:lpwstr>
  </property>
  <property fmtid="{D5CDD505-2E9C-101B-9397-08002B2CF9AE}" pid="284" name="ZOTERO_BREF_70R2z1JM1PfQ_1">
    <vt:lpwstr>ZOTERO_ITEM CSL_CITATION {"citationID":"gFnGSjiv","properties":{"formattedCitation":"(Kowialiewski, Lemaire, Majerus, et al., 2021)","plainCitation":"(Kowialiewski, Lemaire, Majerus, et al., 2021)","noteIndex":0},"citationItems":[{"id":79,"uris":["http://</vt:lpwstr>
  </property>
  <property fmtid="{D5CDD505-2E9C-101B-9397-08002B2CF9AE}" pid="285" name="ZOTERO_BREF_70R2z1JM1PfQ_2">
    <vt:lpwstr>zotero.org/users/6058248/items/D2XPXS6S"],"itemData":{"id":79,"type":"article-journal","container-title":"Psychonomic Bulletin &amp; Review","DOI":"https://doi.org/10.3758/s13423-021-01902-3","page":"1301-1312","title":"Can activated long-term memory maintain</vt:lpwstr>
  </property>
  <property fmtid="{D5CDD505-2E9C-101B-9397-08002B2CF9AE}" pid="286" name="ZOTERO_BREF_70R2z1JM1PfQ_3">
    <vt:lpwstr> serial order information?","volume":"28","author":[{"family":"Kowialiewski","given":"Benjamin"},{"family":"Lemaire","given":"Benoît"},{"family":"Majerus","given":"Steve"},{"family":"Portrat","given":"Sophie"}],"issued":{"date-parts":[["2021"]]}}}],"schem</vt:lpwstr>
  </property>
  <property fmtid="{D5CDD505-2E9C-101B-9397-08002B2CF9AE}" pid="287" name="ZOTERO_BREF_70R2z1JM1PfQ_4">
    <vt:lpwstr>a":"https://github.com/citation-style-language/schema/raw/master/csl-citation.json"}</vt:lpwstr>
  </property>
  <property fmtid="{D5CDD505-2E9C-101B-9397-08002B2CF9AE}" pid="288" name="ZOTERO_BREF_7bygydCGOf2M_1">
    <vt:lpwstr>ZOTERO_ITEM CSL_CITATION {"citationID":"lyyYkIVX","properties":{"formattedCitation":"(Kowialiewski et al., 2023)","plainCitation":"(Kowialiewski et al., 2023)","noteIndex":0},"citationItems":[{"id":2181,"uris":["http://zotero.org/users/6058248/items/GHSE9</vt:lpwstr>
  </property>
  <property fmtid="{D5CDD505-2E9C-101B-9397-08002B2CF9AE}" pid="289" name="ZOTERO_BREF_7bygydCGOf2M_10">
    <vt:lpwstr>ion-style-language/schema/raw/master/csl-citation.json"}</vt:lpwstr>
  </property>
  <property fmtid="{D5CDD505-2E9C-101B-9397-08002B2CF9AE}" pid="290" name="ZOTERO_BREF_7bygydCGOf2M_2">
    <vt:lpwstr>2VK"],"itemData":{"id":2181,"type":"article-journal","abstract":"Working memory (WM) is often tested through immediate serial recall of word lists. Performance in such tasks is negatively influenced by phonological similarity: People more often get the or</vt:lpwstr>
  </property>
  <property fmtid="{D5CDD505-2E9C-101B-9397-08002B2CF9AE}" pid="291" name="ZOTERO_BREF_7bygydCGOf2M_3">
    <vt:lpwstr>der of words wrong when they are phonologically similar to each other (e.g., cat, fat, mat). This phonological-similarity effect shows that phonology plays an important role for the representation of serial order in these tasks. By contrast, semantic simi</vt:lpwstr>
  </property>
  <property fmtid="{D5CDD505-2E9C-101B-9397-08002B2CF9AE}" pid="292" name="ZOTERO_BREF_7bygydCGOf2M_4">
    <vt:lpwstr>larity usually does not impact performance negatively. To resolve and understand this discrepancy, we tested the ef­ fects of phonological and semantic similarity for the retention of positional information in WM. Across six ex­ periments (all Ns = 60 you</vt:lpwstr>
  </property>
  <property fmtid="{D5CDD505-2E9C-101B-9397-08002B2CF9AE}" pid="293" name="ZOTERO_BREF_7bygydCGOf2M_5">
    <vt:lpwstr>ng adults), we manipulated between-item semantic and phonological similarity in tasks requiring participants to form and maintain new item-context bindings in WM. Participants were asked to retrieve items from their context, or the contexts from their ite</vt:lpwstr>
  </property>
  <property fmtid="{D5CDD505-2E9C-101B-9397-08002B2CF9AE}" pid="294" name="ZOTERO_BREF_7bygydCGOf2M_6">
    <vt:lpwstr>m. For both retrieval directions, phonological similarity impaired WM for item-context bindings across all experiments. Semantic similarity did not. These results demonstrate that WM encodes phonological and semantic information differently. We propose a </vt:lpwstr>
  </property>
  <property fmtid="{D5CDD505-2E9C-101B-9397-08002B2CF9AE}" pid="295" name="ZOTERO_BREF_7bygydCGOf2M_7">
    <vt:lpwstr>WM model accounting for semantic-similarity effects in WM, in which semantic knowledge supports WM through activated long-term memory.","container-title":"Cognition","DOI":"10.1016/j.cognition.2022.105364","ISSN":"00100277","issue":"105364","journalAbbrev</vt:lpwstr>
  </property>
  <property fmtid="{D5CDD505-2E9C-101B-9397-08002B2CF9AE}" pid="296" name="ZOTERO_BREF_7bygydCGOf2M_8">
    <vt:lpwstr>iation":"Cognition","language":"en","source":"DOI.org (Crossref)","title":"Verbal working memory encodes phonological and semantic information differently","URL":"https://linkinghub.elsevier.com/retrieve/pii/S0010027722003535","volume":"233","author":[{"f</vt:lpwstr>
  </property>
  <property fmtid="{D5CDD505-2E9C-101B-9397-08002B2CF9AE}" pid="297" name="ZOTERO_BREF_7bygydCGOf2M_9">
    <vt:lpwstr>amily":"Kowialiewski","given":"B."},{"family":"Krasnoff","given":"J."},{"family":"Mizrak","given":"E."},{"family":"Oberauer","given":"K."}],"accessed":{"date-parts":[["2022",12,29]]},"issued":{"date-parts":[["2023"]]}}}],"schema":"https://github.com/citat</vt:lpwstr>
  </property>
  <property fmtid="{D5CDD505-2E9C-101B-9397-08002B2CF9AE}" pid="298" name="ZOTERO_BREF_7jSpfH7a1iPW_1">
    <vt:lpwstr/>
  </property>
  <property fmtid="{D5CDD505-2E9C-101B-9397-08002B2CF9AE}" pid="299" name="ZOTERO_BREF_8QvxMAzEXPeo_1">
    <vt:lpwstr>ZOTERO_ITEM CSL_CITATION {"citationID":"lNgeQqvk","properties":{"formattedCitation":"(Kowialiewski, Lemaire, Majerus, et al., 2021)","plainCitation":"(Kowialiewski, Lemaire, Majerus, et al., 2021)","noteIndex":0},"citationItems":[{"id":252,"uris":["http:/</vt:lpwstr>
  </property>
  <property fmtid="{D5CDD505-2E9C-101B-9397-08002B2CF9AE}" pid="300" name="ZOTERO_BREF_8QvxMAzEXPeo_2">
    <vt:lpwstr>/zotero.org/users/6058248/items/D2XPXS6S"],"itemData":{"id":252,"type":"article-journal","container-title":"Psychonomic Bulletin &amp; Review","DOI":"https://doi.org/10.3758/s13423-021-01902-3","page":"1301-1312","title":"Can activated long-term memory mainta</vt:lpwstr>
  </property>
  <property fmtid="{D5CDD505-2E9C-101B-9397-08002B2CF9AE}" pid="301" name="ZOTERO_BREF_8QvxMAzEXPeo_3">
    <vt:lpwstr>in serial order information?","volume":"28","author":[{"family":"Kowialiewski","given":"Benjamin"},{"family":"Lemaire","given":"Benoît"},{"family":"Majerus","given":"Steve"},{"family":"Portrat","given":"Sophie"}],"issued":{"date-parts":[["2021"]]}}}],"sch</vt:lpwstr>
  </property>
  <property fmtid="{D5CDD505-2E9C-101B-9397-08002B2CF9AE}" pid="302" name="ZOTERO_BREF_8QvxMAzEXPeo_4">
    <vt:lpwstr>ema":"https://github.com/citation-style-language/schema/raw/master/csl-citation.json"}</vt:lpwstr>
  </property>
  <property fmtid="{D5CDD505-2E9C-101B-9397-08002B2CF9AE}" pid="303" name="ZOTERO_BREF_9CCqupt4mNVs_1">
    <vt:lpwstr/>
  </property>
  <property fmtid="{D5CDD505-2E9C-101B-9397-08002B2CF9AE}" pid="304" name="ZOTERO_BREF_9GEmc2OrpnZb_1">
    <vt:lpwstr/>
  </property>
  <property fmtid="{D5CDD505-2E9C-101B-9397-08002B2CF9AE}" pid="305" name="ZOTERO_BREF_9atnfzn0Uc4I_1">
    <vt:lpwstr/>
  </property>
  <property fmtid="{D5CDD505-2E9C-101B-9397-08002B2CF9AE}" pid="306" name="ZOTERO_BREF_AAgExU3L1pbs_1">
    <vt:lpwstr>ZOTERO_ITEM CSL_CITATION {"citationID":"N8LcPhSi","properties":{"formattedCitation":"(Saint-Aubin &amp; Poirier, 1999b)","plainCitation":"(Saint-Aubin &amp; Poirier, 1999b)","noteIndex":0},"citationItems":[{"id":2275,"uris":["http://zotero.org/users/6058248/items</vt:lpwstr>
  </property>
  <property fmtid="{D5CDD505-2E9C-101B-9397-08002B2CF9AE}" pid="307" name="ZOTERO_BREF_AAgExU3L1pbs_2">
    <vt:lpwstr>/3V25FQEC"],"itemData":{"id":2275,"type":"article-journal","container-title":"International Journal of Psychology","issue":"5-6","language":"en","page":"347-352","source":"Zotero","title":"The Influence of Long-term Memory Factors on Immediate Serial Reca</vt:lpwstr>
  </property>
  <property fmtid="{D5CDD505-2E9C-101B-9397-08002B2CF9AE}" pid="308" name="ZOTERO_BREF_AAgExU3L1pbs_3">
    <vt:lpwstr>ll: An Item and Order Analysis","volume":"34","author":[{"family":"Saint-Aubin","given":"Jean"},{"family":"Poirier","given":"Marie"}],"issued":{"date-parts":[["1999"]]}}}],"schema":"https://github.com/citation-style-language/schema/raw/master/csl-citation</vt:lpwstr>
  </property>
  <property fmtid="{D5CDD505-2E9C-101B-9397-08002B2CF9AE}" pid="309" name="ZOTERO_BREF_AAgExU3L1pbs_4">
    <vt:lpwstr>.json"}</vt:lpwstr>
  </property>
  <property fmtid="{D5CDD505-2E9C-101B-9397-08002B2CF9AE}" pid="310" name="ZOTERO_BREF_AOtPnOrp3Jrd_1">
    <vt:lpwstr>ZOTERO_ITEM CSL_CITATION {"citationID":"DDhrRfMs","properties":{"formattedCitation":"(Smith, 2012)","plainCitation":"(Smith, 2012)","noteIndex":0},"citationItems":[{"id":2169,"uris":["http://zotero.org/users/6058248/items/CMDVYXZF"],"itemData":{"id":2169,</vt:lpwstr>
  </property>
  <property fmtid="{D5CDD505-2E9C-101B-9397-08002B2CF9AE}" pid="311" name="ZOTERO_BREF_AOtPnOrp3Jrd_2">
    <vt:lpwstr>"type":"book","publisher":"Routledge","title":"Understanding reading: A psycholinguistic analysis of reading and learning to read","author":[{"family":"Smith","given":"Frank"}],"issued":{"date-parts":[["2012"]]}}}],"schema":"https://github.com/citation-st</vt:lpwstr>
  </property>
  <property fmtid="{D5CDD505-2E9C-101B-9397-08002B2CF9AE}" pid="312" name="ZOTERO_BREF_AOtPnOrp3Jrd_3">
    <vt:lpwstr>yle-language/schema/raw/master/csl-citation.json"}</vt:lpwstr>
  </property>
  <property fmtid="{D5CDD505-2E9C-101B-9397-08002B2CF9AE}" pid="313" name="ZOTERO_BREF_B1kmgeG96ac9_1">
    <vt:lpwstr>ZOTERO_ITEM CSL_CITATION {"citationID":"6DAzNzla","properties":{"formattedCitation":"(Kowialiewski, Lemaire, et al., 2022)","plainCitation":"(Kowialiewski, Lemaire, et al., 2022)","noteIndex":0},"citationItems":[{"id":2071,"uris":["http://zotero.org/users</vt:lpwstr>
  </property>
  <property fmtid="{D5CDD505-2E9C-101B-9397-08002B2CF9AE}" pid="314" name="ZOTERO_BREF_B1kmgeG96ac9_2">
    <vt:lpwstr>/6058248/items/ZB73I9SX"],"itemData":{"id":2071,"type":"article-journal","container-title":"Journal of Experimental Psychology: General","issue":"11","page":"2641–2665","title":"Between-item Similarity Frees Up Working Memory Resources Through Compression</vt:lpwstr>
  </property>
  <property fmtid="{D5CDD505-2E9C-101B-9397-08002B2CF9AE}" pid="315" name="ZOTERO_BREF_B1kmgeG96ac9_3">
    <vt:lpwstr>: A Domain-General Property","volume":"151","author":[{"family":"Kowialiewski","given":"Benjamin"},{"family":"Lemaire","given":"Benoît"},{"family":"Portrat","given":"Sophie"}],"issued":{"date-parts":[["2022"]]}}}],"schema":"https://github.com/citation-sty</vt:lpwstr>
  </property>
  <property fmtid="{D5CDD505-2E9C-101B-9397-08002B2CF9AE}" pid="316" name="ZOTERO_BREF_B1kmgeG96ac9_4">
    <vt:lpwstr>le-language/schema/raw/master/csl-citation.json"}</vt:lpwstr>
  </property>
  <property fmtid="{D5CDD505-2E9C-101B-9397-08002B2CF9AE}" pid="317" name="ZOTERO_BREF_BXqSMhLF1nTT_1">
    <vt:lpwstr>ZOTERO_ITEM CSL_CITATION {"citationID":"Q24T6E4x","properties":{"formattedCitation":"(Kowialiewski et al., 2023)","plainCitation":"(Kowialiewski et al., 2023)","dontUpdate":true,"noteIndex":0},"citationItems":[{"id":2181,"uris":["http://zotero.org/users/6</vt:lpwstr>
  </property>
  <property fmtid="{D5CDD505-2E9C-101B-9397-08002B2CF9AE}" pid="318" name="ZOTERO_BREF_BXqSMhLF1nTT_10">
    <vt:lpwstr>//github.com/citation-style-language/schema/raw/master/csl-citation.json"}</vt:lpwstr>
  </property>
  <property fmtid="{D5CDD505-2E9C-101B-9397-08002B2CF9AE}" pid="319" name="ZOTERO_BREF_BXqSMhLF1nTT_2">
    <vt:lpwstr>058248/items/GHSE92VK"],"itemData":{"id":2181,"type":"article-journal","abstract":"Working memory (WM) is often tested through immediate serial recall of word lists. Performance in such tasks is negatively influenced by phonological similarity: People mor</vt:lpwstr>
  </property>
  <property fmtid="{D5CDD505-2E9C-101B-9397-08002B2CF9AE}" pid="320" name="ZOTERO_BREF_BXqSMhLF1nTT_3">
    <vt:lpwstr>e often get the order of words wrong when they are phonologically similar to each other (e.g., cat, fat, mat). This phonological-similarity effect shows that phonology plays an important role for the representation of serial order in these tasks. By contr</vt:lpwstr>
  </property>
  <property fmtid="{D5CDD505-2E9C-101B-9397-08002B2CF9AE}" pid="321" name="ZOTERO_BREF_BXqSMhLF1nTT_4">
    <vt:lpwstr>ast, semantic similarity usually does not impact performance negatively. To resolve and understand this discrepancy, we tested the ef­ fects of phonological and semantic similarity for the retention of positional information in WM. Across six ex­ periment</vt:lpwstr>
  </property>
  <property fmtid="{D5CDD505-2E9C-101B-9397-08002B2CF9AE}" pid="322" name="ZOTERO_BREF_BXqSMhLF1nTT_5">
    <vt:lpwstr>s (all Ns = 60 young adults), we manipulated between-item semantic and phonological similarity in tasks requiring participants to form and maintain new item-context bindings in WM. Participants were asked to retrieve items from their context, or the conte</vt:lpwstr>
  </property>
  <property fmtid="{D5CDD505-2E9C-101B-9397-08002B2CF9AE}" pid="323" name="ZOTERO_BREF_BXqSMhLF1nTT_6">
    <vt:lpwstr>xts from their item. For both retrieval directions, phonological similarity impaired WM for item-context bindings across all experiments. Semantic similarity did not. These results demonstrate that WM encodes phonological and semantic information differen</vt:lpwstr>
  </property>
  <property fmtid="{D5CDD505-2E9C-101B-9397-08002B2CF9AE}" pid="324" name="ZOTERO_BREF_BXqSMhLF1nTT_7">
    <vt:lpwstr>tly. We propose a WM model accounting for semantic-similarity effects in WM, in which semantic knowledge supports WM through activated long-term memory.","container-title":"Cognition","DOI":"10.1016/j.cognition.2022.105364","ISSN":"00100277","issue":"1053</vt:lpwstr>
  </property>
  <property fmtid="{D5CDD505-2E9C-101B-9397-08002B2CF9AE}" pid="325" name="ZOTERO_BREF_BXqSMhLF1nTT_8">
    <vt:lpwstr>64","journalAbbreviation":"Cognition","language":"en","source":"DOI.org (Crossref)","title":"Verbal working memory encodes phonological and semantic information differently","URL":"https://linkinghub.elsevier.com/retrieve/pii/S0010027722003535","volume":"</vt:lpwstr>
  </property>
  <property fmtid="{D5CDD505-2E9C-101B-9397-08002B2CF9AE}" pid="326" name="ZOTERO_BREF_BXqSMhLF1nTT_9">
    <vt:lpwstr>233","author":[{"family":"Kowialiewski","given":"B."},{"family":"Krasnoff","given":"J."},{"family":"Mizrak","given":"E."},{"family":"Oberauer","given":"K."}],"accessed":{"date-parts":[["2022",12,29]]},"issued":{"date-parts":[["2023"]]}}}],"schema":"https:</vt:lpwstr>
  </property>
  <property fmtid="{D5CDD505-2E9C-101B-9397-08002B2CF9AE}" pid="327" name="ZOTERO_BREF_BccpfSnCEekg_1">
    <vt:lpwstr>ZOTERO_ITEM CSL_CITATION {"citationID":"6j8MM8sb","properties":{"formattedCitation":"(Kowialiewski &amp; Majerus, 2020)","plainCitation":"(Kowialiewski &amp; Majerus, 2020)","dontUpdate":true,"noteIndex":0},"citationItems":[{"id":789,"uris":["http://zotero.org/us</vt:lpwstr>
  </property>
  <property fmtid="{D5CDD505-2E9C-101B-9397-08002B2CF9AE}" pid="328" name="ZOTERO_BREF_BccpfSnCEekg_2">
    <vt:lpwstr>ers/6058248/items/J7N8CSIJ"],"itemData":{"id":789,"type":"article-journal","abstract":"Several studies have demonstrated an influence of semantic knowledge on verbal working memory (WM) performance, such as shown by the observation of semantic relatedness</vt:lpwstr>
  </property>
  <property fmtid="{D5CDD505-2E9C-101B-9397-08002B2CF9AE}" pid="329" name="ZOTERO_BREF_BccpfSnCEekg_3">
    <vt:lpwstr> (related vs. unrelated words) and word imageability (high vs. low imageability words) effects in working memory. The present study extends these observations by examining in four experiments the extent to which semantic knowledge can protect WM represent</vt:lpwstr>
  </property>
  <property fmtid="{D5CDD505-2E9C-101B-9397-08002B2CF9AE}" pid="330" name="ZOTERO_BREF_BccpfSnCEekg_4">
    <vt:lpwstr>ations against interference. We assessed immediate serial recall performance for semantically related vs. unrelated word lists and for high vs. low imageability word lists, with memory lists being followed by an interfering task after encoding or not. Res</vt:lpwstr>
  </property>
  <property fmtid="{D5CDD505-2E9C-101B-9397-08002B2CF9AE}" pid="331" name="ZOTERO_BREF_BccpfSnCEekg_5">
    <vt:lpwstr>ults show that semantic relatedness leads to a stronger protective effect against interference than word imageability at the item level. Furthermore, the semantic relatedness had a stronger impact on WM performance than word imageability; this was further</vt:lpwstr>
  </property>
  <property fmtid="{D5CDD505-2E9C-101B-9397-08002B2CF9AE}" pid="332" name="ZOTERO_BREF_BccpfSnCEekg_6">
    <vt:lpwstr> supported by a meta-analysis of all relevant studies in the field. These results suggest that inter-item associative semantic knowledge can protect WM content against interference, but less so item-level semantic knowledge. This protective effect may res</vt:lpwstr>
  </property>
  <property fmtid="{D5CDD505-2E9C-101B-9397-08002B2CF9AE}" pid="333" name="ZOTERO_BREF_BccpfSnCEekg_7">
    <vt:lpwstr>ult from between-item recurrent reactivation or from reduced cognitive load via the compression of memoranda into conceptual units, as further supported by a series of computational simulations.","container-title":"Cognition","DOI":"10.1016/j.cognition.20</vt:lpwstr>
  </property>
  <property fmtid="{D5CDD505-2E9C-101B-9397-08002B2CF9AE}" pid="334" name="ZOTERO_BREF_BccpfSnCEekg_8">
    <vt:lpwstr>20.104278","ISSN":"00100277","journalAbbreviation":"Cognition","language":"en","page":"104278","source":"DOI.org (Crossref)","title":"The varying nature of semantic effects in working memory","volume":"202","author":[{"family":"Kowialiewski","given":"Benj</vt:lpwstr>
  </property>
  <property fmtid="{D5CDD505-2E9C-101B-9397-08002B2CF9AE}" pid="335" name="ZOTERO_BREF_BccpfSnCEekg_9">
    <vt:lpwstr>amin"},{"family":"Majerus","given":"Steve"}],"issued":{"date-parts":[["2020",9]]}}}],"schema":"https://github.com/citation-style-language/schema/raw/master/csl-citation.json"}</vt:lpwstr>
  </property>
  <property fmtid="{D5CDD505-2E9C-101B-9397-08002B2CF9AE}" pid="336" name="ZOTERO_BREF_BdNVhRA6FAQc_1">
    <vt:lpwstr>ZOTERO_ITEM CSL_CITATION {"citationID":"G94duJu6","properties":{"formattedCitation":"(Kowialiewski, Krasnoff, et al., 2022)","plainCitation":"(Kowialiewski, Krasnoff, et al., 2022)","dontUpdate":true,"noteIndex":0},"citationItems":[{"id":36,"uris":["http:</vt:lpwstr>
  </property>
  <property fmtid="{D5CDD505-2E9C-101B-9397-08002B2CF9AE}" pid="337" name="ZOTERO_BREF_BdNVhRA6FAQc_10">
    <vt:lpwstr>,{"family":"Krasnoff","given":"Julia"},{"family":"Mizrak","given":"Eda"},{"family":"Oberauer","given":"Klaus"}],"accessed":{"date-parts":[["2022",9,28]]},"issued":{"date-parts":[["2022"]]}}}],"schema":"https://github.com/citation-style-language/schema/raw</vt:lpwstr>
  </property>
  <property fmtid="{D5CDD505-2E9C-101B-9397-08002B2CF9AE}" pid="338" name="ZOTERO_BREF_BdNVhRA6FAQc_11">
    <vt:lpwstr>/master/csl-citation.json"}</vt:lpwstr>
  </property>
  <property fmtid="{D5CDD505-2E9C-101B-9397-08002B2CF9AE}" pid="339" name="ZOTERO_BREF_BdNVhRA6FAQc_2">
    <vt:lpwstr>//zotero.org/users/6058248/items/IFRHCSP6"],"itemData":{"id":36,"type":"article-journal","abstract":"The ability to store information in verbal working memory (WM) closely interacts with our linguistic knowledge. For instance, we can hold semantically rel</vt:lpwstr>
  </property>
  <property fmtid="{D5CDD505-2E9C-101B-9397-08002B2CF9AE}" pid="340" name="ZOTERO_BREF_BdNVhRA6FAQc_3">
    <vt:lpwstr>ated words (e.g., “cat, dog, bird”) better in our WM than unrelated ones (e.g., “desk, pillow, mouse”). This study investigates boundary conditions of the beneficial effect of semantic relatedness of words on immediate memory for lists. Independently vary</vt:lpwstr>
  </property>
  <property fmtid="{D5CDD505-2E9C-101B-9397-08002B2CF9AE}" pid="341" name="ZOTERO_BREF_BdNVhRA6FAQc_4">
    <vt:lpwstr>ing the encoding and recall order for lists of related words, we unraveled several mechanistic explanations of the semantic relatedness effect. We first tested a semantic cueing mechanism, according to which the recall of an item facilitates the recall of</vt:lpwstr>
  </property>
  <property fmtid="{D5CDD505-2E9C-101B-9397-08002B2CF9AE}" pid="342" name="ZOTERO_BREF_BdNVhRA6FAQc_5">
    <vt:lpwstr> other semantically related items. We next disentangled an interactive activation versus feature overlap account of semantic relatedness. Whereas the former predicts that the semantic relatedness effect emerges from the tem­ poral co-activation of related</vt:lpwstr>
  </property>
  <property fmtid="{D5CDD505-2E9C-101B-9397-08002B2CF9AE}" pid="343" name="ZOTERO_BREF_BdNVhRA6FAQc_6">
    <vt:lpwstr> items, the latter predicts that it emerges from the superposition of semantic features bound to similar contexts. Our results demonstrate that semantic relatedness affects WM performance at the encoding stage of WM processing, which rules out semantic cu</vt:lpwstr>
  </property>
  <property fmtid="{D5CDD505-2E9C-101B-9397-08002B2CF9AE}" pid="344" name="ZOTERO_BREF_BdNVhRA6FAQc_7">
    <vt:lpwstr>eing as a plausible mechanism. Further, the temporal order in which words are presented was the most important determinant of the semantic relatedness effect, in agreement with the interactive activation account. This study supports a model in which seman</vt:lpwstr>
  </property>
  <property fmtid="{D5CDD505-2E9C-101B-9397-08002B2CF9AE}" pid="345" name="ZOTERO_BREF_BdNVhRA6FAQc_8">
    <vt:lpwstr>tic relatedness supports WM through interactive activation occurring in semantic long-term memory.","container-title":"Journal of Memory and Language","DOI":"https://doi.org/10.1016/j.jml.2022.104377","language":"en","source":"DOI.org (Crossref)","title":</vt:lpwstr>
  </property>
  <property fmtid="{D5CDD505-2E9C-101B-9397-08002B2CF9AE}" pid="346" name="ZOTERO_BREF_BdNVhRA6FAQc_9">
    <vt:lpwstr>"The Semantic Relatedness Effect in Serial Recall: Deconfounding Encoding and Recall Order","title-short":"The Semantic Relatedness Effect in Serial Recall","URL":"https://osf.io/2hzdy","volume":"127","author":[{"family":"Kowialiewski","given":"Benjamin"}</vt:lpwstr>
  </property>
  <property fmtid="{D5CDD505-2E9C-101B-9397-08002B2CF9AE}" pid="347" name="ZOTERO_BREF_BinqaXuQSuJ7_1">
    <vt:lpwstr>ZOTERO_ITEM CSL_CITATION {"citationID":"MvMpRc2M","properties":{"formattedCitation":"(Mandera et al., 2017)","plainCitation":"(Mandera et al., 2017)","noteIndex":0},"citationItems":[{"id":4598,"uris":["http://zotero.org/users/6058248/items/XVBC8JVS"],"ite</vt:lpwstr>
  </property>
  <property fmtid="{D5CDD505-2E9C-101B-9397-08002B2CF9AE}" pid="348" name="ZOTERO_BREF_BinqaXuQSuJ7_2">
    <vt:lpwstr>mData":{"id":4598,"type":"article-journal","abstract":"Recent developments in distributional semantics (Mikolov, Chen, Corrado, &amp; Dean, 2013; Mikolov, Sutskever, Chen, Corrado, &amp; Dean, 2013) include a new class of predictionbased models that are trained o</vt:lpwstr>
  </property>
  <property fmtid="{D5CDD505-2E9C-101B-9397-08002B2CF9AE}" pid="349" name="ZOTERO_BREF_BinqaXuQSuJ7_3">
    <vt:lpwstr>n a text corpus and that measure semantic similarity between words. We discuss the relevance of these models for psycholinguistic theories and compare them to more traditional distributional semantic models. We compare the models’ performances on a large </vt:lpwstr>
  </property>
  <property fmtid="{D5CDD505-2E9C-101B-9397-08002B2CF9AE}" pid="350" name="ZOTERO_BREF_BinqaXuQSuJ7_4">
    <vt:lpwstr>dataset of semantic priming (Hutchison et al., 2013) and on a number of other tasks involving semantic processing and conclude that the prediction-based models usually offer a better ﬁt to behavioral data. Theoretically, we argue that these models bridge </vt:lpwstr>
  </property>
  <property fmtid="{D5CDD505-2E9C-101B-9397-08002B2CF9AE}" pid="351" name="ZOTERO_BREF_BinqaXuQSuJ7_5">
    <vt:lpwstr>the gap between traditional approaches to distributional semantics and psychologically plausible learning principles. As an aid to researchers, we release semantic vectors for English and Dutch for a range of models together with a convenient interface th</vt:lpwstr>
  </property>
  <property fmtid="{D5CDD505-2E9C-101B-9397-08002B2CF9AE}" pid="352" name="ZOTERO_BREF_BinqaXuQSuJ7_6">
    <vt:lpwstr>at can be used to extract a great number of semantic similarity measures.","container-title":"Journal of Memory and Language","DOI":"10.1016/j.jml.2016.04.001","ISSN":"0749596X","journalAbbreviation":"Journal of Memory and Language","language":"en","page"</vt:lpwstr>
  </property>
  <property fmtid="{D5CDD505-2E9C-101B-9397-08002B2CF9AE}" pid="353" name="ZOTERO_BREF_BinqaXuQSuJ7_7">
    <vt:lpwstr>:"57-78","source":"DOI.org (Crossref)","title":"Explaining human performance in psycholinguistic tasks with models of semantic similarity based on prediction and counting: A review and empirical validation","title-short":"Explaining human performance in p</vt:lpwstr>
  </property>
  <property fmtid="{D5CDD505-2E9C-101B-9397-08002B2CF9AE}" pid="354" name="ZOTERO_BREF_BinqaXuQSuJ7_8">
    <vt:lpwstr>sycholinguistic tasks with models of semantic similarity based on prediction and counting","volume":"92","author":[{"family":"Mandera","given":"Paweł"},{"family":"Keuleers","given":"Emmanuel"},{"family":"Brysbaert","given":"Marc"}],"issued":{"date-parts":</vt:lpwstr>
  </property>
  <property fmtid="{D5CDD505-2E9C-101B-9397-08002B2CF9AE}" pid="355" name="ZOTERO_BREF_BinqaXuQSuJ7_9">
    <vt:lpwstr>[["2017",2]]}}}],"schema":"https://github.com/citation-style-language/schema/raw/master/csl-citation.json"}</vt:lpwstr>
  </property>
  <property fmtid="{D5CDD505-2E9C-101B-9397-08002B2CF9AE}" pid="356" name="ZOTERO_BREF_BlfmliMMxIio_1">
    <vt:lpwstr>ZOTERO_ITEM CSL_CITATION {"citationID":"dgR26Gvg","properties":{"formattedCitation":"(B\\uc0\\u252{}rkner, 2017)","plainCitation":"(Bürkner, 2017)","noteIndex":0},"citationItems":[{"id":1810,"uris":["http://zotero.org/users/6058248/items/EDBIXVSA"],"itemD</vt:lpwstr>
  </property>
  <property fmtid="{D5CDD505-2E9C-101B-9397-08002B2CF9AE}" pid="357" name="ZOTERO_BREF_BlfmliMMxIio_2">
    <vt:lpwstr>ata":{"id":1810,"type":"article-journal","abstract":"The brms package implements Bayesian multilevel models in R using the probabilistic programming language Stan. A wide range of distributions and link functions are supported, allowing users to ﬁt – amon</vt:lpwstr>
  </property>
  <property fmtid="{D5CDD505-2E9C-101B-9397-08002B2CF9AE}" pid="358" name="ZOTERO_BREF_BlfmliMMxIio_3">
    <vt:lpwstr>g others – linear, robust linear, binomial, Poisson, survival, ordinal, zero-inﬂated, hurdle, and even non-linear models all in a multilevel context. Further modeling options include autocorrelation of the response variable, user deﬁned covariance structu</vt:lpwstr>
  </property>
  <property fmtid="{D5CDD505-2E9C-101B-9397-08002B2CF9AE}" pid="359" name="ZOTERO_BREF_BlfmliMMxIio_4">
    <vt:lpwstr>res, censored data, as well as meta-analytic standard errors. Prior speciﬁcations are ﬂexible and explicitly encourage users to apply prior distributions that actually reﬂect their beliefs. In addition, model ﬁt can easily be assessed and compared with th</vt:lpwstr>
  </property>
  <property fmtid="{D5CDD505-2E9C-101B-9397-08002B2CF9AE}" pid="360" name="ZOTERO_BREF_BlfmliMMxIio_5">
    <vt:lpwstr>e Watanabe-Akaike information criterion and leave-one-out cross-validation.","container-title":"Journal of Statistical Software","DOI":"10.18637/jss.v080.i01","ISSN":"1548-7660","issue":"1","journalAbbreviation":"J. Stat. Soft.","language":"en","source":"</vt:lpwstr>
  </property>
  <property fmtid="{D5CDD505-2E9C-101B-9397-08002B2CF9AE}" pid="361" name="ZOTERO_BREF_BlfmliMMxIio_6">
    <vt:lpwstr>DOI.org (Crossref)","title":"brms: An R Package for Bayesian Multilevel Models Using Stan","title-short":"&lt;b&gt;brms&lt;/b&gt;","URL":"http://www.jstatsoft.org/v80/i01/","volume":"80","author":[{"family":"Bürkner","given":"Paul-Christian"}],"accessed":{"date-parts</vt:lpwstr>
  </property>
  <property fmtid="{D5CDD505-2E9C-101B-9397-08002B2CF9AE}" pid="362" name="ZOTERO_BREF_BlfmliMMxIio_7">
    <vt:lpwstr>":[["2020",6,16]]},"issued":{"date-parts":[["2017"]]}}}],"schema":"https://github.com/citation-style-language/schema/raw/master/csl-citation.json"}</vt:lpwstr>
  </property>
  <property fmtid="{D5CDD505-2E9C-101B-9397-08002B2CF9AE}" pid="363" name="ZOTERO_BREF_Bm4dvrPmwsB6_1">
    <vt:lpwstr>ZOTERO_ITEM CSL_CITATION {"citationID":"Gh5N1p7M","properties":{"formattedCitation":"(Brown et al., 2007; Nosofsky, 1986)","plainCitation":"(Brown et al., 2007; Nosofsky, 1986)","noteIndex":0},"citationItems":[{"id":884,"uris":["http://zotero.org/users/60</vt:lpwstr>
  </property>
  <property fmtid="{D5CDD505-2E9C-101B-9397-08002B2CF9AE}" pid="364" name="ZOTERO_BREF_Bm4dvrPmwsB6_2">
    <vt:lpwstr>58248/items/WGPXPUVV"],"itemData":{"id":884,"type":"article-journal","abstract":"A model of memory retrieval is described. The model embodies 4 main claims: (a) temporal memory—traces of items are represented in memory partly in terms of their temporal di</vt:lpwstr>
  </property>
  <property fmtid="{D5CDD505-2E9C-101B-9397-08002B2CF9AE}" pid="365" name="ZOTERO_BREF_Bm4dvrPmwsB6_3">
    <vt:lpwstr>stance from the present; (b) scale-similarity—similar mechanisms govern retrieval from memory over many different timescales; (c) local distinctiveness—performance on a range of memory tasks is determined by interference from near psychological neighbors;</vt:lpwstr>
  </property>
  <property fmtid="{D5CDD505-2E9C-101B-9397-08002B2CF9AE}" pid="366" name="ZOTERO_BREF_Bm4dvrPmwsB6_4">
    <vt:lpwstr> and (d) interference-based forgetting—all memory loss is due to interference and not trace decay. The model is applied to data on free recall and serial recall. The account emphasizes qualitative similarity in the retrieval principles involved in memory </vt:lpwstr>
  </property>
  <property fmtid="{D5CDD505-2E9C-101B-9397-08002B2CF9AE}" pid="367" name="ZOTERO_BREF_Bm4dvrPmwsB6_5">
    <vt:lpwstr>performance at all timescales, contrary to models that emphasize distinctions between short-term and long-term memory.","container-title":"Psychological Review","DOI":"10.1037/0033-295X.114.3.539","ISSN":"1939-1471, 0033-295X","issue":"3","journalAbbrevia</vt:lpwstr>
  </property>
  <property fmtid="{D5CDD505-2E9C-101B-9397-08002B2CF9AE}" pid="368" name="ZOTERO_BREF_Bm4dvrPmwsB6_6">
    <vt:lpwstr>tion":"Psychological Review","language":"en","page":"539-576","source":"DOI.org (Crossref)","title":"A temporal ratio model of memory.","volume":"114","author":[{"family":"Brown","given":"Gordon D. A."},{"family":"Neath","given":"Ian"},{"family":"Chater",</vt:lpwstr>
  </property>
  <property fmtid="{D5CDD505-2E9C-101B-9397-08002B2CF9AE}" pid="369" name="ZOTERO_BREF_Bm4dvrPmwsB6_7">
    <vt:lpwstr>"given":"Nick"}],"issued":{"date-parts":[["2007"]]}}},{"id":10,"uris":["http://zotero.org/users/6058248/items/58EYSZ7V"],"itemData":{"id":10,"type":"article-journal","container-title":"Journal of experimental psychology: General","issue":"1","language":"e</vt:lpwstr>
  </property>
  <property fmtid="{D5CDD505-2E9C-101B-9397-08002B2CF9AE}" pid="370" name="ZOTERO_BREF_Bm4dvrPmwsB6_8">
    <vt:lpwstr>n","page":"39","source":"Zotero","title":"Attention, Similarity, and the Identification-Categorization Relationship","volume":"115","author":[{"family":"Nosofsky","given":"Robert M"}],"issued":{"date-parts":[["1986"]]}}}],"schema":"https://github.com/cita</vt:lpwstr>
  </property>
  <property fmtid="{D5CDD505-2E9C-101B-9397-08002B2CF9AE}" pid="371" name="ZOTERO_BREF_Bm4dvrPmwsB6_9">
    <vt:lpwstr>tion-style-language/schema/raw/master/csl-citation.json"}</vt:lpwstr>
  </property>
  <property fmtid="{D5CDD505-2E9C-101B-9397-08002B2CF9AE}" pid="372" name="ZOTERO_BREF_Bu4MUPGcRvJ8_1">
    <vt:lpwstr>ZOTERO_ITEM CSL_CITATION {"citationID":"vESwQ1OI","properties":{"formattedCitation":"(Oberauer et al., 2018)","plainCitation":"(Oberauer et al., 2018)","noteIndex":0},"citationItems":[{"id":1593,"uris":["http://zotero.org/users/6058248/items/QKSPSRJ8"],"i</vt:lpwstr>
  </property>
  <property fmtid="{D5CDD505-2E9C-101B-9397-08002B2CF9AE}" pid="373" name="ZOTERO_BREF_Bu4MUPGcRvJ8_10">
    <vt:lpwstr>pher"},{"family":"Farrell","given":"Simon"},{"family":"Hitch","given":"Graham J."},{"family":"Hurlstone","given":"Mark J."},{"family":"Ma","given":"Wei Ji"},{"family":"Morey","given":"Candice C."},{"family":"Nee","given":"Derek Evan"},{"family":"Schweppe"</vt:lpwstr>
  </property>
  <property fmtid="{D5CDD505-2E9C-101B-9397-08002B2CF9AE}" pid="374" name="ZOTERO_BREF_Bu4MUPGcRvJ8_11">
    <vt:lpwstr>,"given":"Judith"},{"family":"Vergauwe","given":"Evie"},{"family":"Ward","given":"Geoff"}],"issued":{"date-parts":[["2018",9]]}}}],"schema":"https://github.com/citation-style-language/schema/raw/master/csl-citation.json"}</vt:lpwstr>
  </property>
  <property fmtid="{D5CDD505-2E9C-101B-9397-08002B2CF9AE}" pid="375" name="ZOTERO_BREF_Bu4MUPGcRvJ8_2">
    <vt:lpwstr>temData":{"id":1593,"type":"article-journal","abstract":"Any mature field of research in psychology – such as short-term/working memory – is characterized by a wealth of empirical findings. It is currently unrealistic to expect a theory to explain them al</vt:lpwstr>
  </property>
  <property fmtid="{D5CDD505-2E9C-101B-9397-08002B2CF9AE}" pid="376" name="ZOTERO_BREF_Bu4MUPGcRvJ8_3">
    <vt:lpwstr>l; theorists must satisfice with explaining a subset of findings. The aim of the present article is to make the choice of that subset less arbitrary and idiosyncratic than is current practice. We propose criteria for identifying benchmark findings that ev</vt:lpwstr>
  </property>
  <property fmtid="{D5CDD505-2E9C-101B-9397-08002B2CF9AE}" pid="377" name="ZOTERO_BREF_Bu4MUPGcRvJ8_4">
    <vt:lpwstr>ery theory in a field should be able to explain: Benchmarks should be reproducible, generalize across materials and methodological variations, and be theoretically informative. We propose a set of benchmarks for theories and computational models of short-</vt:lpwstr>
  </property>
  <property fmtid="{D5CDD505-2E9C-101B-9397-08002B2CF9AE}" pid="378" name="ZOTERO_BREF_Bu4MUPGcRvJ8_5">
    <vt:lpwstr>term and working memory. The benchmarks are described in as theory-neutral a way as possible, so that they can serve as empirical common ground for competing theoretical approaches. Benchmarks are rated on three levels according to their priority for expl</vt:lpwstr>
  </property>
  <property fmtid="{D5CDD505-2E9C-101B-9397-08002B2CF9AE}" pid="379" name="ZOTERO_BREF_Bu4MUPGcRvJ8_6">
    <vt:lpwstr>anation. Selection and ratings of the benchmarks is based on consensus among the authors, who jointly represent a broad range of theoretical perspectives on working memory, and they are supported by a survey among other experts on working memory. The arti</vt:lpwstr>
  </property>
  <property fmtid="{D5CDD505-2E9C-101B-9397-08002B2CF9AE}" pid="380" name="ZOTERO_BREF_Bu4MUPGcRvJ8_7">
    <vt:lpwstr>cle is accompanied by a web page providing an open forum for discussion; a site for submitting proposals for new benchmarks; and a repository for reference data sets for each benchmark.","container-title":"Psychological Bulletin","DOI":"10.1037/bul0000153</vt:lpwstr>
  </property>
  <property fmtid="{D5CDD505-2E9C-101B-9397-08002B2CF9AE}" pid="381" name="ZOTERO_BREF_Bu4MUPGcRvJ8_8">
    <vt:lpwstr>","ISSN":"1939-1455, 0033-2909","issue":"9","journalAbbreviation":"Psychological Bulletin","language":"en","page":"885-958","source":"DOI.org (Crossref)","title":"Benchmarks for models of short-term and working memory.","volume":"144","author":[{"family":</vt:lpwstr>
  </property>
  <property fmtid="{D5CDD505-2E9C-101B-9397-08002B2CF9AE}" pid="382" name="ZOTERO_BREF_Bu4MUPGcRvJ8_9">
    <vt:lpwstr>"Oberauer","given":"Klaus"},{"family":"Lewandowsky","given":"Stephan"},{"family":"Awh","given":"Edward"},{"family":"Brown","given":"Gordon D. A."},{"family":"Conway","given":"Andrew"},{"family":"Cowan","given":"Nelson"},{"family":"Donkin","given":"Christo</vt:lpwstr>
  </property>
  <property fmtid="{D5CDD505-2E9C-101B-9397-08002B2CF9AE}" pid="383" name="ZOTERO_BREF_CLFC9aVyaxto_1">
    <vt:lpwstr>ZOTERO_ITEM CSL_CITATION {"citationID":"OTEzpIlF","properties":{"formattedCitation":"(Cowan et al., 2002; Oberauer, 2003)","plainCitation":"(Cowan et al., 2002; Oberauer, 2003)","dontUpdate":true,"noteIndex":0},"citationItems":[{"id":972,"uris":["http://z</vt:lpwstr>
  </property>
  <property fmtid="{D5CDD505-2E9C-101B-9397-08002B2CF9AE}" pid="384" name="ZOTERO_BREF_CLFC9aVyaxto_10">
    <vt:lpwstr>":"Klaus"}],"issued":{"date-parts":[["2003",11]]}}}],"schema":"https://github.com/citation-style-language/schema/raw/master/csl-citation.json"}</vt:lpwstr>
  </property>
  <property fmtid="{D5CDD505-2E9C-101B-9397-08002B2CF9AE}" pid="385" name="ZOTERO_BREF_CLFC9aVyaxto_2">
    <vt:lpwstr>otero.org/users/6058248/items/5SPBS53B"],"itemData":{"id":972,"type":"article-journal","container-title":"Journal of Memory and Language","DOI":"10.1006/jmla.2001.2805","ISSN":"0749596X","issue":"1","journalAbbreviation":"Journal of Memory and Language","</vt:lpwstr>
  </property>
  <property fmtid="{D5CDD505-2E9C-101B-9397-08002B2CF9AE}" pid="386" name="ZOTERO_BREF_CLFC9aVyaxto_3">
    <vt:lpwstr>language":"en","page":"153-177","source":"DOI.org (Crossref)","title":"Deconfounding Serial Recall","volume":"46","author":[{"family":"Cowan","given":"Nelson"},{"family":"Saults","given":"J.Scott"},{"family":"Elliott","given":"Emily M"},{"family":"Moreno"</vt:lpwstr>
  </property>
  <property fmtid="{D5CDD505-2E9C-101B-9397-08002B2CF9AE}" pid="387" name="ZOTERO_BREF_CLFC9aVyaxto_4">
    <vt:lpwstr>,"given":"Matthew V"}],"issued":{"date-parts":[["2002",1]]}}},{"id":1767,"uris":["http://zotero.org/users/6058248/items/8S26VUB3"],"itemData":{"id":1767,"type":"article-journal","abstract":"The experiment analyzed serial position curves in recall, global </vt:lpwstr>
  </property>
  <property fmtid="{D5CDD505-2E9C-101B-9397-08002B2CF9AE}" pid="388" name="ZOTERO_BREF_CLFC9aVyaxto_5">
    <vt:lpwstr>recognition (comparing probes to whole lists) and local recognition (comparing probes to speciﬁc items in a list). Input order, output order, and the spatial order to be memorized were deconfounded by presenting and probing items in random order in diﬀere</vt:lpwstr>
  </property>
  <property fmtid="{D5CDD505-2E9C-101B-9397-08002B2CF9AE}" pid="389" name="ZOTERO_BREF_CLFC9aVyaxto_6">
    <vt:lpwstr>nt spatial positions. Primacy and recency eﬀects over input position were observed for all three tasks. Only primacy emerged over output position. Spatial position aﬀected only recall and local recognition but not global recognition accuracy. Latency data</vt:lpwstr>
  </property>
  <property fmtid="{D5CDD505-2E9C-101B-9397-08002B2CF9AE}" pid="390" name="ZOTERO_BREF_CLFC9aVyaxto_7">
    <vt:lpwstr> provided additional information, sometimes deviating from the patterns of accuracy. The results support an attentional gradient as one source of the primacy eﬀect. They are compatible with input and output interference or decay, but are diﬃcult to explai</vt:lpwstr>
  </property>
  <property fmtid="{D5CDD505-2E9C-101B-9397-08002B2CF9AE}" pid="391" name="ZOTERO_BREF_CLFC9aVyaxto_8">
    <vt:lpwstr>n by a temporal distinctiveness account. No support was found for response suppression and edge eﬀects as mechanisms to explain recency.","container-title":"Journal of Memory and Language","DOI":"10.1016/S0749-596X(03)00080-9","ISSN":"0749596X","issue":"4</vt:lpwstr>
  </property>
  <property fmtid="{D5CDD505-2E9C-101B-9397-08002B2CF9AE}" pid="392" name="ZOTERO_BREF_CLFC9aVyaxto_9">
    <vt:lpwstr>","journalAbbreviation":"Journal of Memory and Language","language":"en","page":"469-483","source":"DOI.org (Crossref)","title":"Understanding serial position curves in short-term recognition and recall","volume":"49","author":[{"family":"Oberauer","given</vt:lpwstr>
  </property>
  <property fmtid="{D5CDD505-2E9C-101B-9397-08002B2CF9AE}" pid="393" name="ZOTERO_BREF_DUxcMn183jgj_1">
    <vt:lpwstr>ZOTERO_ITEM CSL_CITATION {"citationID":"4mvApUOU","properties":{"formattedCitation":"(Schweickert, 1993)","plainCitation":"(Schweickert, 1993)","dontUpdate":true,"noteIndex":0},"citationItems":[{"id":336,"uris":["http://zotero.org/users/6058248/items/5ZML</vt:lpwstr>
  </property>
  <property fmtid="{D5CDD505-2E9C-101B-9397-08002B2CF9AE}" pid="394" name="ZOTERO_BREF_DUxcMn183jgj_2">
    <vt:lpwstr>CAF8"],"itemData":{"id":336,"type":"article-journal","container-title":"Memory &amp; Cognition","DOI":"10.3758/BF03202729","ISSN":"0090-502X, 1532-5946","issue":"2","journalAbbreviation":"Mem Cogn","language":"en","page":"168-175","source":"DOI.org (Crossref)</vt:lpwstr>
  </property>
  <property fmtid="{D5CDD505-2E9C-101B-9397-08002B2CF9AE}" pid="395" name="ZOTERO_BREF_DUxcMn183jgj_3">
    <vt:lpwstr>","title":"A multinomial processing tree model for degradation and redintegration in immediate recall","volume":"21","author":[{"family":"Schweickert","given":"Richard"}],"issued":{"date-parts":[["1993",3]]}}}],"schema":"https://github.com/citation-style-</vt:lpwstr>
  </property>
  <property fmtid="{D5CDD505-2E9C-101B-9397-08002B2CF9AE}" pid="396" name="ZOTERO_BREF_DUxcMn183jgj_4">
    <vt:lpwstr>language/schema/raw/master/csl-citation.json"}</vt:lpwstr>
  </property>
  <property fmtid="{D5CDD505-2E9C-101B-9397-08002B2CF9AE}" pid="397" name="ZOTERO_BREF_DpXAPkdPw0u7_1">
    <vt:lpwstr>ZOTERO_ITEM CSL_CITATION {"citationID":"nKyUlGaW","properties":{"formattedCitation":"(Farrell &amp; Lewandowsky, 2002; Henson, 1998; Oberauer et al., 2012)","plainCitation":"(Farrell &amp; Lewandowsky, 2002; Henson, 1998; Oberauer et al., 2012)","noteIndex":0},"c</vt:lpwstr>
  </property>
  <property fmtid="{D5CDD505-2E9C-101B-9397-08002B2CF9AE}" pid="398" name="ZOTERO_BREF_DpXAPkdPw0u7_10">
    <vt:lpwstr>distractor similarity; and (4) correlations between span tasks. The model makes several new predictions in these areas, which were confirmed experimentally.","container-title":"Psychonomic Bulletin &amp; Review","DOI":"10.3758/s13423-012-0272-4","ISSN":"1069-</vt:lpwstr>
  </property>
  <property fmtid="{D5CDD505-2E9C-101B-9397-08002B2CF9AE}" pid="399" name="ZOTERO_BREF_DpXAPkdPw0u7_11">
    <vt:lpwstr>9384, 1531-5320","issue":"5","journalAbbreviation":"Psychon Bull Rev","language":"en","page":"779-819","source":"DOI.org (Crossref)","title":"Modeling working memory: An interference model of complex span","title-short":"Modeling working memory","volume":</vt:lpwstr>
  </property>
  <property fmtid="{D5CDD505-2E9C-101B-9397-08002B2CF9AE}" pid="400" name="ZOTERO_BREF_DpXAPkdPw0u7_12">
    <vt:lpwstr>"19","author":[{"family":"Oberauer","given":"Klaus"},{"family":"Lewandowsky","given":"Stephan"},{"family":"Farrell","given":"Simon"},{"family":"Jarrold","given":"Christopher"},{"family":"Greaves","given":"Martin"}],"issued":{"date-parts":[["2012",10]]}}}]</vt:lpwstr>
  </property>
  <property fmtid="{D5CDD505-2E9C-101B-9397-08002B2CF9AE}" pid="401" name="ZOTERO_BREF_DpXAPkdPw0u7_13">
    <vt:lpwstr>,"schema":"https://github.com/citation-style-language/schema/raw/master/csl-citation.json"}</vt:lpwstr>
  </property>
  <property fmtid="{D5CDD505-2E9C-101B-9397-08002B2CF9AE}" pid="402" name="ZOTERO_BREF_DpXAPkdPw0u7_2">
    <vt:lpwstr>itationItems":[{"id":1118,"uris":["http://zotero.org/users/6058248/items/TZPNTPJQ"],"itemData":{"id":1118,"type":"article-journal","container-title":"Psychonomic Bulletin &amp; Review","DOI":"10.3758/BF03196257","ISSN":"1069-9384, 1531-5320","issue":"1","jour</vt:lpwstr>
  </property>
  <property fmtid="{D5CDD505-2E9C-101B-9397-08002B2CF9AE}" pid="403" name="ZOTERO_BREF_DpXAPkdPw0u7_3">
    <vt:lpwstr>nalAbbreviation":"Psychonomic Bulletin &amp; Review","language":"en","page":"59-79","source":"DOI.org (Crossref)","title":"An endogenous distributed model of ordering in serial recall","volume":"9","author":[{"family":"Farrell","given":"Simon"},{"family":"Lew</vt:lpwstr>
  </property>
  <property fmtid="{D5CDD505-2E9C-101B-9397-08002B2CF9AE}" pid="404" name="ZOTERO_BREF_DpXAPkdPw0u7_4">
    <vt:lpwstr>andowsky","given":"Stephan"}],"issued":{"date-parts":[["2002",3]]}}},{"id":90,"uris":["http://zotero.org/users/6058248/items/A7927GIV"],"itemData":{"id":90,"type":"article-journal","container-title":"Cognitive Psychology","DOI":"10.1006/cogp.1998.0685","I</vt:lpwstr>
  </property>
  <property fmtid="{D5CDD505-2E9C-101B-9397-08002B2CF9AE}" pid="405" name="ZOTERO_BREF_DpXAPkdPw0u7_5">
    <vt:lpwstr>SSN":"00100285","issue":"2","journalAbbreviation":"Cognitive Psychology","language":"en","page":"73-137","source":"DOI.org (Crossref)","title":"Short-Term Memory for Serial Order: The Start-End Model","title-short":"Short-Term Memory for Serial Order","vo</vt:lpwstr>
  </property>
  <property fmtid="{D5CDD505-2E9C-101B-9397-08002B2CF9AE}" pid="406" name="ZOTERO_BREF_DpXAPkdPw0u7_6">
    <vt:lpwstr>lume":"36","author":[{"family":"Henson","given":"Richard N. A."}],"issued":{"date-parts":[["1998",7]]}}},{"id":1720,"uris":["http://zotero.org/users/6058248/items/YFF5WSRU"],"itemData":{"id":1720,"type":"article-journal","abstract":"This article introduce</vt:lpwstr>
  </property>
  <property fmtid="{D5CDD505-2E9C-101B-9397-08002B2CF9AE}" pid="407" name="ZOTERO_BREF_DpXAPkdPw0u7_7">
    <vt:lpwstr>s a new computational model for the complex-span task, the most popular task for studying working memory. SOB-CS is a two-layer neural network that associates distributed item representations with distributed, overlapping position markers. Memory capacity</vt:lpwstr>
  </property>
  <property fmtid="{D5CDD505-2E9C-101B-9397-08002B2CF9AE}" pid="408" name="ZOTERO_BREF_DpXAPkdPw0u7_8">
    <vt:lpwstr> limits are explained by interference from a superposition of associations. Concurrent processing interferes with memory through involuntary encoding of distractors. Free time in-between distractors is used to remove irrelevant representations, thereby re</vt:lpwstr>
  </property>
  <property fmtid="{D5CDD505-2E9C-101B-9397-08002B2CF9AE}" pid="409" name="ZOTERO_BREF_DpXAPkdPw0u7_9">
    <vt:lpwstr>ducing interference. The model accounts for benchmark findings in four areas: (1) effects of processing pace, processing difficulty, and number of processing steps; (2) effects of serial position and error patterns; (3) effects of different kinds of item–</vt:lpwstr>
  </property>
  <property fmtid="{D5CDD505-2E9C-101B-9397-08002B2CF9AE}" pid="410" name="ZOTERO_BREF_Ej8YXLtMxdV5_1">
    <vt:lpwstr>ZOTERO_ITEM CSL_CITATION {"citationID":"DyfZ5VuP","properties":{"formattedCitation":"(Kowialiewski et al., 2021, 2022)","plainCitation":"(Kowialiewski et al., 2021, 2022)","noteIndex":0},"citationItems":[{"id":2131,"uris":["http://zotero.org/users/6058248</vt:lpwstr>
  </property>
  <property fmtid="{D5CDD505-2E9C-101B-9397-08002B2CF9AE}" pid="411" name="ZOTERO_BREF_Ej8YXLtMxdV5_10">
    <vt:lpwstr>"Kowialiewski","given":"Benjamin"},{"family":"Lemaire","given":"Benoît"},{"family":"Portrat","given":"Sophie"}],"accessed":{"date-parts":[["2020",12,27]]},"issued":{"date-parts":[["2021"]]}}},{"id":2316,"uris":["http://zotero.org/users/6058248/items/ZB73I</vt:lpwstr>
  </property>
  <property fmtid="{D5CDD505-2E9C-101B-9397-08002B2CF9AE}" pid="412" name="ZOTERO_BREF_Ej8YXLtMxdV5_11">
    <vt:lpwstr>9SX"],"itemData":{"id":2316,"type":"article-journal","container-title":"Journal of Experimental Psychology: General","issue":"11","page":"2641–2665","title":"Between-item Similarity Frees Up Working Memory Resources Through Compression: A Domain-General P</vt:lpwstr>
  </property>
  <property fmtid="{D5CDD505-2E9C-101B-9397-08002B2CF9AE}" pid="413" name="ZOTERO_BREF_Ej8YXLtMxdV5_12">
    <vt:lpwstr>roperty","volume":"151","author":[{"family":"Kowialiewski","given":"Benjamin"},{"family":"Lemaire","given":"Benoît"},{"family":"Portrat","given":"Sophie"}],"issued":{"date-parts":[["2022"]]}}}],"schema":"https://github.com/citation-style-language/schema/r</vt:lpwstr>
  </property>
  <property fmtid="{D5CDD505-2E9C-101B-9397-08002B2CF9AE}" pid="414" name="ZOTERO_BREF_Ej8YXLtMxdV5_13">
    <vt:lpwstr>aw/master/csl-citation.json"}</vt:lpwstr>
  </property>
  <property fmtid="{D5CDD505-2E9C-101B-9397-08002B2CF9AE}" pid="415" name="ZOTERO_BREF_Ej8YXLtMxdV5_2">
    <vt:lpwstr>/items/KQFVBFHW"],"itemData":{"id":2131,"type":"article-journal","abstract":"It is now firmly established that long-term memory knowledge, such as semantic knowledge, supports the temporary maintenance of verbal information in Working Memory (WM). This su</vt:lpwstr>
  </property>
  <property fmtid="{D5CDD505-2E9C-101B-9397-08002B2CF9AE}" pid="416" name="ZOTERO_BREF_Ej8YXLtMxdV5_3">
    <vt:lpwstr>pport from semantic knowledge is well-explained by models assuming that verbal items are directly activated in long-term memory, and that this activation provides the representational basis for WM maintenance. However, the exact mechanisms underlying sema</vt:lpwstr>
  </property>
  <property fmtid="{D5CDD505-2E9C-101B-9397-08002B2CF9AE}" pid="417" name="ZOTERO_BREF_Ej8YXLtMxdV5_4">
    <vt:lpwstr>ntic influence on WM performance remain poorly understood. We manipulated the presence of betweenitem semantic relatedness in an immediate serial recall task, by mixing triplets composed of semantically related and unrelated items (e.g. leaf – tree – bran</vt:lpwstr>
  </property>
  <property fmtid="{D5CDD505-2E9C-101B-9397-08002B2CF9AE}" pid="418" name="ZOTERO_BREF_Ej8YXLtMxdV5_5">
    <vt:lpwstr>ch – wall – beer – dog; hand – father – truck – cloud – sky – rain). Compared to unrelated items, related items were better recalled, as had been classically observed. Critically, semantic relatedness also impacted WM maintenance in a complex manner, as o</vt:lpwstr>
  </property>
  <property fmtid="{D5CDD505-2E9C-101B-9397-08002B2CF9AE}" pid="419" name="ZOTERO_BREF_Ej8YXLtMxdV5_6">
    <vt:lpwstr>bserved by the presence of proactive benefit effects on subsequent unrelated items, and the absence of retroactive effects. The complexity of these interactions is well-captured by TBRS*-S, a decay-based computational architecture in which the activation </vt:lpwstr>
  </property>
  <property fmtid="{D5CDD505-2E9C-101B-9397-08002B2CF9AE}" pid="420" name="ZOTERO_BREF_Ej8YXLtMxdV5_7">
    <vt:lpwstr>occurring in long-term memory is described. The present study suggests that semantic knowledge can be used to free up WM resources that can be reallocated for maintenance purposes, and supports models postulating that long-term memory knowledge constrains</vt:lpwstr>
  </property>
  <property fmtid="{D5CDD505-2E9C-101B-9397-08002B2CF9AE}" pid="421" name="ZOTERO_BREF_Ej8YXLtMxdV5_8">
    <vt:lpwstr> WM maintenance processes.","container-title":"Journal of Memory and Language","DOI":"https://doi.org/10.1016/j.jml.2020.104208","issue":"104208","language":"en","note":"DOI: 10.31234/osf.io/tn4dj","source":"DOI.org (Crossref)","title":"How does semantic </vt:lpwstr>
  </property>
  <property fmtid="{D5CDD505-2E9C-101B-9397-08002B2CF9AE}" pid="422" name="ZOTERO_BREF_Ej8YXLtMxdV5_9">
    <vt:lpwstr>knowledge impact working memory maintenance? Computational and behavioral investigations","title-short":"How Does Semantic Knowledge Impact Working Memory Maintenance?","URL":"https://doi.org/10.1016/j.jml.2020.104208.","volume":"117","author":[{"family":</vt:lpwstr>
  </property>
  <property fmtid="{D5CDD505-2E9C-101B-9397-08002B2CF9AE}" pid="423" name="ZOTERO_BREF_EwpQGZ5AN3W0_1">
    <vt:lpwstr>ZOTERO_ITEM CSL_CITATION {"citationID":"oGV2Teig","properties":{"formattedCitation":"(Oberauer, 2022)","plainCitation":"(Oberauer, 2022)","dontUpdate":true,"noteIndex":0},"citationItems":[{"id":2172,"uris":["http://zotero.org/users/6058248/items/YNG5PJQ7"</vt:lpwstr>
  </property>
  <property fmtid="{D5CDD505-2E9C-101B-9397-08002B2CF9AE}" pid="424" name="ZOTERO_BREF_EwpQGZ5AN3W0_2">
    <vt:lpwstr>],"itemData":{"id":2172,"type":"article-journal","abstract":"Longer free time between presentation of verbal list items often leads to better immediate serial recall. The present series of three experiments demonstrates that this beneﬁcial effect of time </vt:lpwstr>
  </property>
  <property fmtid="{D5CDD505-2E9C-101B-9397-08002B2CF9AE}" pid="425" name="ZOTERO_BREF_EwpQGZ5AN3W0_3">
    <vt:lpwstr>is more general than has been known: It is found for verbal items presented visually and auditorily (Experiments 1 and 2), and also when people engage in concurrent articulation during presentation, thereby preventing rehearsal (Experiment 3). The effect </vt:lpwstr>
  </property>
  <property fmtid="{D5CDD505-2E9C-101B-9397-08002B2CF9AE}" pid="426" name="ZOTERO_BREF_EwpQGZ5AN3W0_4">
    <vt:lpwstr>of time is to improve memory most strongly for the later part of the list, contrary to what is predicted from the assumption that time between items is used to bolster memory traces of already encoded items through rehearsal, refreshing, or elaboration. T</vt:lpwstr>
  </property>
  <property fmtid="{D5CDD505-2E9C-101B-9397-08002B2CF9AE}" pid="427" name="ZOTERO_BREF_EwpQGZ5AN3W0_5">
    <vt:lpwstr>he data are compatible with a ballistic form of short-term consolidation, and with the assumption that encoding an item into working memory partially depletes a limited resource, which is replenished over time.","container-title":"Journal of Experimental </vt:lpwstr>
  </property>
  <property fmtid="{D5CDD505-2E9C-101B-9397-08002B2CF9AE}" pid="428" name="ZOTERO_BREF_EwpQGZ5AN3W0_6">
    <vt:lpwstr>Psychology: Learning, Memory, and Cognition","DOI":"10.1037/xlm0001199","ISSN":"1939-1285, 0278-7393","issue":"12","journalAbbreviation":"Journal of Experimental Psychology: Learning, Memory, and Cognition","language":"en","page":"1754-1774","source":"DOI</vt:lpwstr>
  </property>
  <property fmtid="{D5CDD505-2E9C-101B-9397-08002B2CF9AE}" pid="429" name="ZOTERO_BREF_EwpQGZ5AN3W0_7">
    <vt:lpwstr>.org (Crossref)","title":"When does working memory get better with longer time?","volume":"48","author":[{"family":"Oberauer","given":"Klaus"}],"issued":{"date-parts":[["2022",12]]}}}],"schema":"https://github.com/citation-style-language/schema/raw/master</vt:lpwstr>
  </property>
  <property fmtid="{D5CDD505-2E9C-101B-9397-08002B2CF9AE}" pid="430" name="ZOTERO_BREF_EwpQGZ5AN3W0_8">
    <vt:lpwstr>/csl-citation.json"}</vt:lpwstr>
  </property>
  <property fmtid="{D5CDD505-2E9C-101B-9397-08002B2CF9AE}" pid="431" name="ZOTERO_BREF_F7kKzEV78AiF_1">
    <vt:lpwstr>ZOTERO_ITEM CSL_CITATION {"citationID":"4VGnTK3R","properties":{"formattedCitation":"(Mizrak &amp; Oberauer, 2021; Oberauer, 2022)","plainCitation":"(Mizrak &amp; Oberauer, 2021; Oberauer, 2022)","noteIndex":0},"citationItems":[{"id":2163,"uris":["http://zotero.o</vt:lpwstr>
  </property>
  <property fmtid="{D5CDD505-2E9C-101B-9397-08002B2CF9AE}" pid="432" name="ZOTERO_BREF_F7kKzEV78AiF_10">
    <vt:lpwstr>resentation, thereby preventing rehearsal (Experiment 3). The effect of time is to improve memory most strongly for the later part of the list, contrary to what is predicted from the assumption that time between items is used to bolster memory traces of a</vt:lpwstr>
  </property>
  <property fmtid="{D5CDD505-2E9C-101B-9397-08002B2CF9AE}" pid="433" name="ZOTERO_BREF_F7kKzEV78AiF_11">
    <vt:lpwstr>lready encoded items through rehearsal, refreshing, or elaboration. The data are compatible with a ballistic form of short-term consolidation, and with the assumption that encoding an item into working memory partially depletes a limited resource, which i</vt:lpwstr>
  </property>
  <property fmtid="{D5CDD505-2E9C-101B-9397-08002B2CF9AE}" pid="434" name="ZOTERO_BREF_F7kKzEV78AiF_12">
    <vt:lpwstr>s replenished over time.","container-title":"Journal of Experimental Psychology: Learning, Memory, and Cognition","DOI":"10.1037/xlm0001199","ISSN":"1939-1285, 0278-7393","issue":"12","journalAbbreviation":"Journal of Experimental Psychology: Learning, Me</vt:lpwstr>
  </property>
  <property fmtid="{D5CDD505-2E9C-101B-9397-08002B2CF9AE}" pid="435" name="ZOTERO_BREF_F7kKzEV78AiF_13">
    <vt:lpwstr>mory, and Cognition","language":"en","page":"1754-1774","source":"DOI.org (Crossref)","title":"When does working memory get better with longer time?","volume":"48","author":[{"family":"Oberauer","given":"Klaus"}],"issued":{"date-parts":[["2022",12]]}}}],"</vt:lpwstr>
  </property>
  <property fmtid="{D5CDD505-2E9C-101B-9397-08002B2CF9AE}" pid="436" name="ZOTERO_BREF_F7kKzEV78AiF_14">
    <vt:lpwstr>schema":"https://github.com/citation-style-language/schema/raw/master/csl-citation.json"}</vt:lpwstr>
  </property>
  <property fmtid="{D5CDD505-2E9C-101B-9397-08002B2CF9AE}" pid="437" name="ZOTERO_BREF_F7kKzEV78AiF_2">
    <vt:lpwstr>rg/users/6058248/items/FTWS5TFB"],"itemData":{"id":2163,"type":"article-journal","abstract":"Giving people more time to process information in working memory improves their performance on working memory tasks. It is often assumed that free time given afte</vt:lpwstr>
  </property>
  <property fmtid="{D5CDD505-2E9C-101B-9397-08002B2CF9AE}" pid="438" name="ZOTERO_BREF_F7kKzEV78AiF_3">
    <vt:lpwstr>r presentation of an item enables maintenance processes to counteract forgetting of this item, suggesting that time has a retroactive benefit. Two other hypotheses—short-term consolidation and temporal distinctiveness—entail a local effect of time on imme</vt:lpwstr>
  </property>
  <property fmtid="{D5CDD505-2E9C-101B-9397-08002B2CF9AE}" pid="439" name="ZOTERO_BREF_F7kKzEV78AiF_4">
    <vt:lpwstr>diately preceding and following items. Here, we show instead a novel global and proactive benefit of time in working memory. In three serial-recall experiments (Ns = 21, 25, and 26 young adults, respectively), we varied the position and duration of the fr</vt:lpwstr>
  </property>
  <property fmtid="{D5CDD505-2E9C-101B-9397-08002B2CF9AE}" pid="440" name="ZOTERO_BREF_F7kKzEV78AiF_5">
    <vt:lpwstr>ee time within a seven-item list of consonants. Experiment 1 showed that the effect is global and not local. Experiments 2a and 2b showed that increased interitem time benefited performance only for the subsequent items, implying a proactive benefit. This</vt:lpwstr>
  </property>
  <property fmtid="{D5CDD505-2E9C-101B-9397-08002B2CF9AE}" pid="441" name="ZOTERO_BREF_F7kKzEV78AiF_6">
    <vt:lpwstr> finding rules out maintenance processes, short-term consolidation, and temporal distinctiveness as explanations of the free-time benefit but is consistent with the proposal of a gradually recovering encoding resource.","container-title":"Psychological Sc</vt:lpwstr>
  </property>
  <property fmtid="{D5CDD505-2E9C-101B-9397-08002B2CF9AE}" pid="442" name="ZOTERO_BREF_F7kKzEV78AiF_7">
    <vt:lpwstr>ience","issue":"8","language":"en","page":"1325-1337","source":"Zotero","title":"What Is Time Good for in Working Memory?","volume":"32","author":[{"family":"Mizrak","given":"Eda"},{"family":"Oberauer","given":"Klaus"}],"issued":{"date-parts":[["2021"]]}}</vt:lpwstr>
  </property>
  <property fmtid="{D5CDD505-2E9C-101B-9397-08002B2CF9AE}" pid="443" name="ZOTERO_BREF_F7kKzEV78AiF_8">
    <vt:lpwstr>},{"id":2172,"uris":["http://zotero.org/users/6058248/items/YNG5PJQ7"],"itemData":{"id":2172,"type":"article-journal","abstract":"Longer free time between presentation of verbal list items often leads to better immediate serial recall. The present series </vt:lpwstr>
  </property>
  <property fmtid="{D5CDD505-2E9C-101B-9397-08002B2CF9AE}" pid="444" name="ZOTERO_BREF_F7kKzEV78AiF_9">
    <vt:lpwstr>of three experiments demonstrates that this beneﬁcial effect of time is more general than has been known: It is found for verbal items presented visually and auditorily (Experiments 1 and 2), and also when people engage in concurrent articulation during p</vt:lpwstr>
  </property>
  <property fmtid="{D5CDD505-2E9C-101B-9397-08002B2CF9AE}" pid="445" name="ZOTERO_BREF_FXfiaAl2S2mW_1">
    <vt:lpwstr>ZOTERO_ITEM CSL_CITATION {"citationID":"im6NrTJH","properties":{"formattedCitation":"(Gathercole et al., 2001; Lian &amp; Karlsen, 2004; Nimmo &amp; Roodenrys, 2005)","plainCitation":"(Gathercole et al., 2001; Lian &amp; Karlsen, 2004; Nimmo &amp; Roodenrys, 2005)","note</vt:lpwstr>
  </property>
  <property fmtid="{D5CDD505-2E9C-101B-9397-08002B2CF9AE}" pid="446" name="ZOTERO_BREF_FXfiaAl2S2mW_2">
    <vt:lpwstr>Index":0},"citationItems":[{"id":793,"uris":["http://zotero.org/users/6058248/items/NPUCY23K"],"itemData":{"id":793,"type":"article-journal","container-title":"The Quarterly Journal of Experimental Psychology Section A","DOI":"10.1080/02724980042000002","</vt:lpwstr>
  </property>
  <property fmtid="{D5CDD505-2E9C-101B-9397-08002B2CF9AE}" pid="447" name="ZOTERO_BREF_FXfiaAl2S2mW_3">
    <vt:lpwstr>ISSN":"0272-4987, 1464-0740","issue":"1","journalAbbreviation":"The Quarterly Journal of Experimental Psychology Section A","language":"en","page":"1-30","source":"DOI.org (Crossref)","title":"Dissociable Lexical and Phonological Influences on Serial Reco</vt:lpwstr>
  </property>
  <property fmtid="{D5CDD505-2E9C-101B-9397-08002B2CF9AE}" pid="448" name="ZOTERO_BREF_FXfiaAl2S2mW_4">
    <vt:lpwstr>gnition and Serial Recall","volume":"54","author":[{"family":"Gathercole","given":"Susan E."},{"family":"Pickering","given":"Susan J."},{"family":"Hall","given":"Melanie"},{"family":"Peaker","given":"Sarah M."}],"issued":{"date-parts":[["2001",2]]}}},{"id</vt:lpwstr>
  </property>
  <property fmtid="{D5CDD505-2E9C-101B-9397-08002B2CF9AE}" pid="449" name="ZOTERO_BREF_FXfiaAl2S2mW_5">
    <vt:lpwstr>":1987,"uris":["http://zotero.org/users/6058248/items/F3XZQNCH"],"itemData":{"id":1987,"type":"article-journal","container-title":"Memory &amp; Cognition","DOI":"10.3758/BF03196854","ISSN":"0090-502X, 1532-5946","issue":"2","journalAbbreviation":"Memory &amp; Cog</vt:lpwstr>
  </property>
  <property fmtid="{D5CDD505-2E9C-101B-9397-08002B2CF9AE}" pid="450" name="ZOTERO_BREF_FXfiaAl2S2mW_6">
    <vt:lpwstr>nition","language":"en","page":"223-234","source":"DOI.org (Crossref)","title":"Advantages and disadvantages of phonological similarity in serial recall and serial recognition of nonwords","volume":"32","author":[{"family":"Lian","given":"Arild"},{"family</vt:lpwstr>
  </property>
  <property fmtid="{D5CDD505-2E9C-101B-9397-08002B2CF9AE}" pid="451" name="ZOTERO_BREF_FXfiaAl2S2mW_7">
    <vt:lpwstr>":"Karlsen","given":"Paul Johan"}],"issued":{"date-parts":[["2004",3]]}}},{"id":2274,"uris":["http://zotero.org/users/6058248/items/FL3ZJICA"],"itemData":{"id":2274,"type":"article-journal","container-title":"Memory","DOI":"10.1080/09658210444000386","ISS</vt:lpwstr>
  </property>
  <property fmtid="{D5CDD505-2E9C-101B-9397-08002B2CF9AE}" pid="452" name="ZOTERO_BREF_FXfiaAl2S2mW_8">
    <vt:lpwstr>N":"0965-8211, 1464-0686","issue":"7","journalAbbreviation":"Memory","language":"en","page":"773-784","source":"DOI.org (Crossref)","title":"The phonological similarity effect in serial recognition","volume":"13","author":[{"family":"Nimmo","given":"Lisa </vt:lpwstr>
  </property>
  <property fmtid="{D5CDD505-2E9C-101B-9397-08002B2CF9AE}" pid="453" name="ZOTERO_BREF_FXfiaAl2S2mW_9">
    <vt:lpwstr>M"},{"family":"Roodenrys","given":"Steven"}],"issued":{"date-parts":[["2005",10]]}}}],"schema":"https://github.com/citation-style-language/schema/raw/master/csl-citation.json"}</vt:lpwstr>
  </property>
  <property fmtid="{D5CDD505-2E9C-101B-9397-08002B2CF9AE}" pid="454" name="ZOTERO_BREF_FcNdcjQGPSAk_1">
    <vt:lpwstr>ZOTERO_ITEM CSL_CITATION {"citationID":"GKu9RtLH","properties":{"formattedCitation":"(Kowialiewski et al., 2023)","plainCitation":"(Kowialiewski et al., 2023)","dontUpdate":true,"noteIndex":0},"citationItems":[{"id":2181,"uris":["http://zotero.org/users/6</vt:lpwstr>
  </property>
  <property fmtid="{D5CDD505-2E9C-101B-9397-08002B2CF9AE}" pid="455" name="ZOTERO_BREF_FcNdcjQGPSAk_10">
    <vt:lpwstr>//github.com/citation-style-language/schema/raw/master/csl-citation.json"}</vt:lpwstr>
  </property>
  <property fmtid="{D5CDD505-2E9C-101B-9397-08002B2CF9AE}" pid="456" name="ZOTERO_BREF_FcNdcjQGPSAk_2">
    <vt:lpwstr>058248/items/GHSE92VK"],"itemData":{"id":2181,"type":"article-journal","abstract":"Working memory (WM) is often tested through immediate serial recall of word lists. Performance in such tasks is negatively influenced by phonological similarity: People mor</vt:lpwstr>
  </property>
  <property fmtid="{D5CDD505-2E9C-101B-9397-08002B2CF9AE}" pid="457" name="ZOTERO_BREF_FcNdcjQGPSAk_3">
    <vt:lpwstr>e often get the order of words wrong when they are phonologically similar to each other (e.g., cat, fat, mat). This phonological-similarity effect shows that phonology plays an important role for the representation of serial order in these tasks. By contr</vt:lpwstr>
  </property>
  <property fmtid="{D5CDD505-2E9C-101B-9397-08002B2CF9AE}" pid="458" name="ZOTERO_BREF_FcNdcjQGPSAk_4">
    <vt:lpwstr>ast, semantic similarity usually does not impact performance negatively. To resolve and understand this discrepancy, we tested the ef­ fects of phonological and semantic similarity for the retention of positional information in WM. Across six ex­ periment</vt:lpwstr>
  </property>
  <property fmtid="{D5CDD505-2E9C-101B-9397-08002B2CF9AE}" pid="459" name="ZOTERO_BREF_FcNdcjQGPSAk_5">
    <vt:lpwstr>s (all Ns = 60 young adults), we manipulated between-item semantic and phonological similarity in tasks requiring participants to form and maintain new item-context bindings in WM. Participants were asked to retrieve items from their context, or the conte</vt:lpwstr>
  </property>
  <property fmtid="{D5CDD505-2E9C-101B-9397-08002B2CF9AE}" pid="460" name="ZOTERO_BREF_FcNdcjQGPSAk_6">
    <vt:lpwstr>xts from their item. For both retrieval directions, phonological similarity impaired WM for item-context bindings across all experiments. Semantic similarity did not. These results demonstrate that WM encodes phonological and semantic information differen</vt:lpwstr>
  </property>
  <property fmtid="{D5CDD505-2E9C-101B-9397-08002B2CF9AE}" pid="461" name="ZOTERO_BREF_FcNdcjQGPSAk_7">
    <vt:lpwstr>tly. We propose a WM model accounting for semantic-similarity effects in WM, in which semantic knowledge supports WM through activated long-term memory.","container-title":"Cognition","DOI":"10.1016/j.cognition.2022.105364","ISSN":"00100277","issue":"1053</vt:lpwstr>
  </property>
  <property fmtid="{D5CDD505-2E9C-101B-9397-08002B2CF9AE}" pid="462" name="ZOTERO_BREF_FcNdcjQGPSAk_8">
    <vt:lpwstr>64","journalAbbreviation":"Cognition","language":"en","source":"DOI.org (Crossref)","title":"Verbal working memory encodes phonological and semantic information differently","URL":"https://linkinghub.elsevier.com/retrieve/pii/S0010027722003535","volume":"</vt:lpwstr>
  </property>
  <property fmtid="{D5CDD505-2E9C-101B-9397-08002B2CF9AE}" pid="463" name="ZOTERO_BREF_FcNdcjQGPSAk_9">
    <vt:lpwstr>233","author":[{"family":"Kowialiewski","given":"B."},{"family":"Krasnoff","given":"J."},{"family":"Mizrak","given":"E."},{"family":"Oberauer","given":"K."}],"accessed":{"date-parts":[["2022",12,29]]},"issued":{"date-parts":[["2023"]]}}}],"schema":"https:</vt:lpwstr>
  </property>
  <property fmtid="{D5CDD505-2E9C-101B-9397-08002B2CF9AE}" pid="464" name="ZOTERO_BREF_FlGGLYZ8IgQ5_1">
    <vt:lpwstr>ZOTERO_ITEM CSL_CITATION {"citationID":"VLdhvYMt","properties":{"formattedCitation":"(Burgess &amp; Hitch, 1999; Henson, 1998; Lewandowsky &amp; Farrell, 2008; Oberauer et al., 2012; Oberauer &amp; Lewandowsky, 2011)","plainCitation":"(Burgess &amp; Hitch, 1999; Henson, </vt:lpwstr>
  </property>
  <property fmtid="{D5CDD505-2E9C-101B-9397-08002B2CF9AE}" pid="465" name="ZOTERO_BREF_FlGGLYZ8IgQ5_10">
    <vt:lpwstr>-short":"Short-Term Memory","URL":"https://linkinghub.elsevier.com/retrieve/pii/S0079742108000017","volume":"49","author":[{"family":"Lewandowsky","given":"Stephan"},{"family":"Farrell","given":"Simon"}],"accessed":{"date-parts":[["2020",5,27]]},"issued":</vt:lpwstr>
  </property>
  <property fmtid="{D5CDD505-2E9C-101B-9397-08002B2CF9AE}" pid="466" name="ZOTERO_BREF_FlGGLYZ8IgQ5_11">
    <vt:lpwstr>{"date-parts":[["2008"]]}}},{"id":1529,"uris":["http://zotero.org/users/6058248/items/YFF5WSRU"],"itemData":{"id":1529,"type":"article-journal","abstract":"This article introduces a new computational model for the complex-span task, the most popular task </vt:lpwstr>
  </property>
  <property fmtid="{D5CDD505-2E9C-101B-9397-08002B2CF9AE}" pid="467" name="ZOTERO_BREF_FlGGLYZ8IgQ5_12">
    <vt:lpwstr>for studying working memory. SOB-CS is a two-layer neural network that associates distributed item representations with distributed, overlapping position markers. Memory capacity limits are explained by interference from a superposition of associations. C</vt:lpwstr>
  </property>
  <property fmtid="{D5CDD505-2E9C-101B-9397-08002B2CF9AE}" pid="468" name="ZOTERO_BREF_FlGGLYZ8IgQ5_13">
    <vt:lpwstr>oncurrent processing interferes with memory through involuntary encoding of distractors. Free time in-between distractors is used to remove irrelevant representations, thereby reducing interference. The model accounts for benchmark findings in four areas:</vt:lpwstr>
  </property>
  <property fmtid="{D5CDD505-2E9C-101B-9397-08002B2CF9AE}" pid="469" name="ZOTERO_BREF_FlGGLYZ8IgQ5_14">
    <vt:lpwstr> (1) effects of processing pace, processing difficulty, and number of processing steps; (2) effects of serial position and error patterns; (3) effects of different kinds of item–distractor similarity; and (4) correlations between span tasks. The model mak</vt:lpwstr>
  </property>
  <property fmtid="{D5CDD505-2E9C-101B-9397-08002B2CF9AE}" pid="470" name="ZOTERO_BREF_FlGGLYZ8IgQ5_15">
    <vt:lpwstr>es several new predictions in these areas, which were confirmed experimentally.","container-title":"Psychonomic Bulletin &amp; Review","DOI":"10.3758/s13423-012-0272-4","ISSN":"1069-9384, 1531-5320","issue":"5","journalAbbreviation":"Psychon Bull Rev","langua</vt:lpwstr>
  </property>
  <property fmtid="{D5CDD505-2E9C-101B-9397-08002B2CF9AE}" pid="471" name="ZOTERO_BREF_FlGGLYZ8IgQ5_16">
    <vt:lpwstr>ge":"en","page":"779-819","source":"DOI.org (Crossref)","title":"Modeling working memory: An interference model of complex span","title-short":"Modeling working memory","volume":"19","author":[{"family":"Oberauer","given":"Klaus"},{"family":"Lewandowsky",</vt:lpwstr>
  </property>
  <property fmtid="{D5CDD505-2E9C-101B-9397-08002B2CF9AE}" pid="472" name="ZOTERO_BREF_FlGGLYZ8IgQ5_17">
    <vt:lpwstr>"given":"Stephan"},{"family":"Farrell","given":"Simon"},{"family":"Jarrold","given":"Christopher"},{"family":"Greaves","given":"Martin"}],"issued":{"date-parts":[["2012",10]]}}},{"id":1525,"uris":["http://zotero.org/users/6058248/items/DGPXJ49D"],"itemDat</vt:lpwstr>
  </property>
  <property fmtid="{D5CDD505-2E9C-101B-9397-08002B2CF9AE}" pid="473" name="ZOTERO_BREF_FlGGLYZ8IgQ5_18">
    <vt:lpwstr>a":{"id":1525,"type":"article-journal","abstract":"Working memory is a core concept in cognition, predicting about 50% of the variance in IQ and reasoning tasks. A popular test of working memory is the complex span task, in which encoding of memoranda alt</vt:lpwstr>
  </property>
  <property fmtid="{D5CDD505-2E9C-101B-9397-08002B2CF9AE}" pid="474" name="ZOTERO_BREF_FlGGLYZ8IgQ5_19">
    <vt:lpwstr>ernates with processing of distractors. A recent model of complex span performance, the Time-Based-Resource-Sharing (TBRS) model of Barrouillet and colleagues, has seemingly accounted for several crucial findings, in particular the intricate trade-off bet</vt:lpwstr>
  </property>
  <property fmtid="{D5CDD505-2E9C-101B-9397-08002B2CF9AE}" pid="475" name="ZOTERO_BREF_FlGGLYZ8IgQ5_2">
    <vt:lpwstr>1998; Lewandowsky &amp; Farrell, 2008; Oberauer et al., 2012; Oberauer &amp; Lewandowsky, 2011)","noteIndex":0},"citationItems":[{"id":2000,"uris":["http://zotero.org/users/6058248/items/VSGVS83J"],"itemData":{"id":2000,"type":"article-journal","container-title":</vt:lpwstr>
  </property>
  <property fmtid="{D5CDD505-2E9C-101B-9397-08002B2CF9AE}" pid="476" name="ZOTERO_BREF_FlGGLYZ8IgQ5_20">
    <vt:lpwstr>ween deterioration and restoration of memory in the complex span task. According to the TBRS, memory traces decay during processing of the distractors, and they are restored by attentional refreshing during brief pauses in between processing steps. Howeve</vt:lpwstr>
  </property>
  <property fmtid="{D5CDD505-2E9C-101B-9397-08002B2CF9AE}" pid="477" name="ZOTERO_BREF_FlGGLYZ8IgQ5_21">
    <vt:lpwstr>r, to date, the theory has been formulated only at a verbal level, which renders it difficult to test and to be certain of its intuited predictions. We present a computational instantiation of the TBRS and show that it can handle most of the findings on w</vt:lpwstr>
  </property>
  <property fmtid="{D5CDD505-2E9C-101B-9397-08002B2CF9AE}" pid="478" name="ZOTERO_BREF_FlGGLYZ8IgQ5_22">
    <vt:lpwstr>hich the verbal model was based. We also show that there are potential challenges to the model that await future resolution. This instantiated model, TBRS*, is the first comprehensive computational model of performance in the complex span paradigm. The Ma</vt:lpwstr>
  </property>
  <property fmtid="{D5CDD505-2E9C-101B-9397-08002B2CF9AE}" pid="479" name="ZOTERO_BREF_FlGGLYZ8IgQ5_23">
    <vt:lpwstr>tlab model code is available as a supplementary material of this article.","container-title":"Psychonomic Bulletin &amp; Review","DOI":"10.3758/s13423-010-0020-6","ISSN":"1069-9384, 1531-5320","issue":"1","journalAbbreviation":"Psychon Bull Rev","language":"e</vt:lpwstr>
  </property>
  <property fmtid="{D5CDD505-2E9C-101B-9397-08002B2CF9AE}" pid="480" name="ZOTERO_BREF_FlGGLYZ8IgQ5_24">
    <vt:lpwstr>n","page":"10-45","source":"DOI.org (Crossref)","title":"Modeling working memory: a computational implementation of the Time-Based Resource-Sharing theory","title-short":"Modeling working memory","volume":"18","author":[{"family":"Oberauer","given":"Klaus</vt:lpwstr>
  </property>
  <property fmtid="{D5CDD505-2E9C-101B-9397-08002B2CF9AE}" pid="481" name="ZOTERO_BREF_FlGGLYZ8IgQ5_25">
    <vt:lpwstr>"},{"family":"Lewandowsky","given":"Stephan"}],"issued":{"date-parts":[["2011",2]]}}}],"schema":"https://github.com/citation-style-language/schema/raw/master/csl-citation.json"}</vt:lpwstr>
  </property>
  <property fmtid="{D5CDD505-2E9C-101B-9397-08002B2CF9AE}" pid="482" name="ZOTERO_BREF_FlGGLYZ8IgQ5_3">
    <vt:lpwstr>"Psychological Review","issue":"3","language":"en","page":"551-581","source":"Zotero","title":"Memory for Serial Order: A Network Model of the Phonological Loop and Its Timing","volume":"106","author":[{"family":"Burgess","given":"Neil"},{"family":"Hitch"</vt:lpwstr>
  </property>
  <property fmtid="{D5CDD505-2E9C-101B-9397-08002B2CF9AE}" pid="483" name="ZOTERO_BREF_FlGGLYZ8IgQ5_4">
    <vt:lpwstr>,"given":"Graham J"}],"issued":{"date-parts":[["1999"]]}}},{"id":2183,"uris":["http://zotero.org/users/6058248/items/A7927GIV"],"itemData":{"id":2183,"type":"article-journal","container-title":"Cognitive Psychology","DOI":"10.1006/cogp.1998.0685","ISSN":"</vt:lpwstr>
  </property>
  <property fmtid="{D5CDD505-2E9C-101B-9397-08002B2CF9AE}" pid="484" name="ZOTERO_BREF_FlGGLYZ8IgQ5_5">
    <vt:lpwstr>00100285","issue":"2","journalAbbreviation":"Cognitive Psychology","language":"en","page":"73-137","source":"DOI.org (Crossref)","title":"Short-Term Memory for Serial Order: The Start-End Model","title-short":"Short-Term Memory for Serial Order","volume":</vt:lpwstr>
  </property>
  <property fmtid="{D5CDD505-2E9C-101B-9397-08002B2CF9AE}" pid="485" name="ZOTERO_BREF_FlGGLYZ8IgQ5_6">
    <vt:lpwstr>"36","author":[{"family":"Henson","given":"Richard N. A."}],"issued":{"date-parts":[["1998",7]]}}},{"id":313,"uris":["http://zotero.org/users/6058248/items/PDA9I2JM"],"itemData":{"id":313,"type":"chapter","abstract":"We review the extensive benchmark data</vt:lpwstr>
  </property>
  <property fmtid="{D5CDD505-2E9C-101B-9397-08002B2CF9AE}" pid="486" name="ZOTERO_BREF_FlGGLYZ8IgQ5_7">
    <vt:lpwstr> on short-term memory for order, and discuss the prominent computational theories accounting for serial order memory. On the basis of recent diagnostic results, we identify four explanatory constructs that we suggest must be instantiated in a model in ord</vt:lpwstr>
  </property>
  <property fmtid="{D5CDD505-2E9C-101B-9397-08002B2CF9AE}" pid="487" name="ZOTERO_BREF_FlGGLYZ8IgQ5_8">
    <vt:lpwstr>er to provide an adequate account of those data. We present one such model, called C-SOB, and show that it handles existing benchmark data as well as recent diagnostic results. We conclude by exploring some of the model’s novel predictions.","container-ti</vt:lpwstr>
  </property>
  <property fmtid="{D5CDD505-2E9C-101B-9397-08002B2CF9AE}" pid="488" name="ZOTERO_BREF_FlGGLYZ8IgQ5_9">
    <vt:lpwstr>tle":"Psychology of Learning and Motivation","ISBN":"978-0-12-374316-9","language":"en","note":"DOI: 10.1016/S0079-7421(08)00001-7","page":"1-48","publisher":"Elsevier","source":"DOI.org (Crossref)","title":"Short-Term Memory: New Data and a Model","title</vt:lpwstr>
  </property>
  <property fmtid="{D5CDD505-2E9C-101B-9397-08002B2CF9AE}" pid="489" name="ZOTERO_BREF_G6Fp3EuUzkuO_1">
    <vt:lpwstr>ZOTERO_ITEM CSL_CITATION {"citationID":"wz9jzbcx","properties":{"formattedCitation":"(Cowan et al., 2002; Oberauer, 2003)","plainCitation":"(Cowan et al., 2002; Oberauer, 2003)","noteIndex":0},"citationItems":[{"id":1020,"uris":["http://zotero.org/users/6</vt:lpwstr>
  </property>
  <property fmtid="{D5CDD505-2E9C-101B-9397-08002B2CF9AE}" pid="490" name="ZOTERO_BREF_G6Fp3EuUzkuO_10">
    <vt:lpwstr>ued":{"date-parts":[["2003",11]]}}}],"schema":"https://github.com/citation-style-language/schema/raw/master/csl-citation.json"}</vt:lpwstr>
  </property>
  <property fmtid="{D5CDD505-2E9C-101B-9397-08002B2CF9AE}" pid="491" name="ZOTERO_BREF_G6Fp3EuUzkuO_2">
    <vt:lpwstr>058248/items/5SPBS53B"],"itemData":{"id":1020,"type":"article-journal","container-title":"Journal of Memory and Language","DOI":"10.1006/jmla.2001.2805","ISSN":"0749596X","issue":"1","journalAbbreviation":"Journal of Memory and Language","language":"en","</vt:lpwstr>
  </property>
  <property fmtid="{D5CDD505-2E9C-101B-9397-08002B2CF9AE}" pid="492" name="ZOTERO_BREF_G6Fp3EuUzkuO_3">
    <vt:lpwstr>page":"153-177","source":"DOI.org (Crossref)","title":"Deconfounding Serial Recall","volume":"46","author":[{"family":"Cowan","given":"Nelson"},{"family":"Saults","given":"J.Scott"},{"family":"Elliott","given":"Emily M"},{"family":"Moreno","given":"Matthe</vt:lpwstr>
  </property>
  <property fmtid="{D5CDD505-2E9C-101B-9397-08002B2CF9AE}" pid="493" name="ZOTERO_BREF_G6Fp3EuUzkuO_4">
    <vt:lpwstr>w V"}],"issued":{"date-parts":[["2002",1]]}}},{"id":1720,"uris":["http://zotero.org/users/6058248/items/8S26VUB3"],"itemData":{"id":1720,"type":"article-journal","abstract":"The experiment analyzed serial position curves in recall, global recognition (com</vt:lpwstr>
  </property>
  <property fmtid="{D5CDD505-2E9C-101B-9397-08002B2CF9AE}" pid="494" name="ZOTERO_BREF_G6Fp3EuUzkuO_5">
    <vt:lpwstr>paring probes to whole lists) and local recognition (comparing probes to speciﬁc items in a list). Input order, output order, and the spatial order to be memorized were deconfounded by presenting and probing items in random order in diﬀerent spatial posit</vt:lpwstr>
  </property>
  <property fmtid="{D5CDD505-2E9C-101B-9397-08002B2CF9AE}" pid="495" name="ZOTERO_BREF_G6Fp3EuUzkuO_6">
    <vt:lpwstr>ions. Primacy and recency eﬀects over input position were observed for all three tasks. Only primacy emerged over output position. Spatial position aﬀected only recall and local recognition but not global recognition accuracy. Latency data provided additi</vt:lpwstr>
  </property>
  <property fmtid="{D5CDD505-2E9C-101B-9397-08002B2CF9AE}" pid="496" name="ZOTERO_BREF_G6Fp3EuUzkuO_7">
    <vt:lpwstr>onal information, sometimes deviating from the patterns of accuracy. The results support an attentional gradient as one source of the primacy eﬀect. They are compatible with input and output interference or decay, but are diﬃcult to explain by a temporal </vt:lpwstr>
  </property>
  <property fmtid="{D5CDD505-2E9C-101B-9397-08002B2CF9AE}" pid="497" name="ZOTERO_BREF_G6Fp3EuUzkuO_8">
    <vt:lpwstr>distinctiveness account. No support was found for response suppression and edge eﬀects as mechanisms to explain recency.","container-title":"Journal of Memory and Language","DOI":"10.1016/S0749-596X(03)00080-9","ISSN":"0749596X","issue":"4","journalAbbrev</vt:lpwstr>
  </property>
  <property fmtid="{D5CDD505-2E9C-101B-9397-08002B2CF9AE}" pid="498" name="ZOTERO_BREF_G6Fp3EuUzkuO_9">
    <vt:lpwstr>iation":"Journal of Memory and Language","language":"en","page":"469-483","source":"DOI.org (Crossref)","title":"Understanding serial position curves in short-term recognition and recall","volume":"49","author":[{"family":"Oberauer","given":"Klaus"}],"iss</vt:lpwstr>
  </property>
  <property fmtid="{D5CDD505-2E9C-101B-9397-08002B2CF9AE}" pid="499" name="ZOTERO_BREF_G76jthb7NkX3_1">
    <vt:lpwstr>ZOTERO_ITEM CSL_CITATION {"citationID":"lghWbLrT","properties":{"formattedCitation":"(Vergauwe &amp; Cowan, 2015)","plainCitation":"(Vergauwe &amp; Cowan, 2015)","dontUpdate":true,"noteIndex":0},"citationItems":[{"id":1772,"uris":["http://zotero.org/users/6058248</vt:lpwstr>
  </property>
  <property fmtid="{D5CDD505-2E9C-101B-9397-08002B2CF9AE}" pid="500" name="ZOTERO_BREF_G76jthb7NkX3_10">
    <vt:lpwstr> memory","volume":"22","author":[{"family":"Vergauwe","given":"Evie"},{"family":"Cowan","given":"Nelson"}],"issued":{"date-parts":[["2015",8]]}}}],"schema":"https://github.com/citation-style-language/schema/raw/master/csl-citation.json"}</vt:lpwstr>
  </property>
  <property fmtid="{D5CDD505-2E9C-101B-9397-08002B2CF9AE}" pid="501" name="ZOTERO_BREF_G76jthb7NkX3_2">
    <vt:lpwstr>/items/V5U3KEUI"],"itemData":{"id":1772,"type":"article-journal","abstract":"Refreshing refers to the use of attention to reactivate items in working memory (WM). The current study aims at testing the hypothesis that refreshing is closely related to memor</vt:lpwstr>
  </property>
  <property fmtid="{D5CDD505-2E9C-101B-9397-08002B2CF9AE}" pid="502" name="ZOTERO_BREF_G76jthb7NkX3_3">
    <vt:lpwstr>y search. The assumption is that refreshing and memory search both rely on a basic covert memory process that quickly retrieves the memory items into the focus of attention, thereby reactivating the information (Cowan, 1992; Vergauwe &amp; Cowan, 2014). Consi</vt:lpwstr>
  </property>
  <property fmtid="{D5CDD505-2E9C-101B-9397-08002B2CF9AE}" pid="503" name="ZOTERO_BREF_G76jthb7NkX3_4">
    <vt:lpwstr>stent with the idea that people use their attention to prevent loss from WM, previous research has shown that increasing the proportion of time during which attention is occupied by concurrent processing, thereby preventing refreshing, results in poorer r</vt:lpwstr>
  </property>
  <property fmtid="{D5CDD505-2E9C-101B-9397-08002B2CF9AE}" pid="504" name="ZOTERO_BREF_G76jthb7NkX3_5">
    <vt:lpwstr>ecall performance in complex span tasks (Barrouillet, Portrat, &amp; Camos, 2011). Here, we tested whether recall performance is differentially affected by prolonged attentional capture caused by memory search. If memory search and refreshing both rely on ret</vt:lpwstr>
  </property>
  <property fmtid="{D5CDD505-2E9C-101B-9397-08002B2CF9AE}" pid="505" name="ZOTERO_BREF_G76jthb7NkX3_6">
    <vt:lpwstr>rieval from WM, then prolonged attentional capture caused by memory search should not lead to forgetting because memory items are assumed to be reactivated during memory search, in the same way as they would if that period of time were to be used for refr</vt:lpwstr>
  </property>
  <property fmtid="{D5CDD505-2E9C-101B-9397-08002B2CF9AE}" pid="506" name="ZOTERO_BREF_G76jthb7NkX3_7">
    <vt:lpwstr>eshing. Consistent with this idea, prolonged attentional capture had a disruptive effect when it was caused by the need to retrieve knowledge from long-term memory but not when it was caused by the need to search through the content of WM. The current res</vt:lpwstr>
  </property>
  <property fmtid="{D5CDD505-2E9C-101B-9397-08002B2CF9AE}" pid="507" name="ZOTERO_BREF_G76jthb7NkX3_8">
    <vt:lpwstr>ults support the idea that refreshing operates through a process of retrieval of information into the focus of attention.","container-title":"Psychonomic Bulletin &amp; Review","DOI":"10.3758/s13423-014-0755-6","ISSN":"1069-9384, 1531-5320","issue":"4","journ</vt:lpwstr>
  </property>
  <property fmtid="{D5CDD505-2E9C-101B-9397-08002B2CF9AE}" pid="508" name="ZOTERO_BREF_G76jthb7NkX3_9">
    <vt:lpwstr>alAbbreviation":"Psychon Bull Rev","language":"en","page":"1001-1006","source":"DOI.org (Crossref)","title":"Attending to items in working memory: evidence that refreshing and memory search are closely related","title-short":"Attending to items in working</vt:lpwstr>
  </property>
  <property fmtid="{D5CDD505-2E9C-101B-9397-08002B2CF9AE}" pid="509" name="ZOTERO_BREF_GSFrYtHgeD6S_1">
    <vt:lpwstr>ZOTERO_ITEM CSL_CITATION {"citationID":"7uFDqa5Y","properties":{"formattedCitation":"(Stadler et al., 1999)","plainCitation":"(Stadler et al., 1999)","dontUpdate":true,"noteIndex":0},"citationItems":[{"id":2107,"uris":["http://zotero.org/users/6058248/ite</vt:lpwstr>
  </property>
  <property fmtid="{D5CDD505-2E9C-101B-9397-08002B2CF9AE}" pid="510" name="ZOTERO_BREF_GSFrYtHgeD6S_2">
    <vt:lpwstr>ms/XNXQQJZS"],"itemData":{"id":2107,"type":"article-journal","container-title":"Memory &amp; Cognition","DOI":"10.3758/BF03211543","ISSN":"0090-502X, 1532-5946","issue":"3","journalAbbreviation":"Memory &amp; Cognition","language":"en","license":"http://www.sprin</vt:lpwstr>
  </property>
  <property fmtid="{D5CDD505-2E9C-101B-9397-08002B2CF9AE}" pid="511" name="ZOTERO_BREF_GSFrYtHgeD6S_3">
    <vt:lpwstr>ger.com/tdm","page":"494-500","source":"DOI.org (Crossref)","title":"Norms for word lists that create false memories","volume":"27","author":[{"family":"Stadler","given":"Michael A."},{"family":"Roediger","given":"Henry L."},{"family":"McDermott","given":</vt:lpwstr>
  </property>
  <property fmtid="{D5CDD505-2E9C-101B-9397-08002B2CF9AE}" pid="512" name="ZOTERO_BREF_GSFrYtHgeD6S_4">
    <vt:lpwstr>"Kathleen B."}],"issued":{"date-parts":[["1999",5]]}}}],"schema":"https://github.com/citation-style-language/schema/raw/master/csl-citation.json"}</vt:lpwstr>
  </property>
  <property fmtid="{D5CDD505-2E9C-101B-9397-08002B2CF9AE}" pid="513" name="ZOTERO_BREF_GbvUGO4oGyJB_1">
    <vt:lpwstr>ZOTERO_ITEM CSL_CITATION {"citationID":"2KcNdtVu","properties":{"formattedCitation":"(Tan &amp; Ward, 2008)","plainCitation":"(Tan &amp; Ward, 2008)","noteIndex":0},"citationItems":[{"id":877,"uris":["http://zotero.org/users/6058248/items/ASPDHMLL"],"itemData":{"</vt:lpwstr>
  </property>
  <property fmtid="{D5CDD505-2E9C-101B-9397-08002B2CF9AE}" pid="514" name="ZOTERO_BREF_GbvUGO4oGyJB_2">
    <vt:lpwstr>id":877,"type":"article-journal","container-title":"Psychonomic Bulletin &amp; Review","DOI":"10.3758/PBR.15.3.535","ISSN":"1069-9384, 1531-5320","issue":"3","journalAbbreviation":"Psychonomic Bulletin &amp; Review","language":"en","page":"535-542","source":"DOI.</vt:lpwstr>
  </property>
  <property fmtid="{D5CDD505-2E9C-101B-9397-08002B2CF9AE}" pid="515" name="ZOTERO_BREF_GbvUGO4oGyJB_3">
    <vt:lpwstr>org (Crossref)","title":"Rehearsal in immediate serial recall","volume":"15","author":[{"family":"Tan","given":"L."},{"family":"Ward","given":"G."}],"issued":{"date-parts":[["2008",6,1]]}}}],"schema":"https://github.com/citation-style-language/schema/raw/</vt:lpwstr>
  </property>
  <property fmtid="{D5CDD505-2E9C-101B-9397-08002B2CF9AE}" pid="516" name="ZOTERO_BREF_GbvUGO4oGyJB_4">
    <vt:lpwstr>master/csl-citation.json"}</vt:lpwstr>
  </property>
  <property fmtid="{D5CDD505-2E9C-101B-9397-08002B2CF9AE}" pid="517" name="ZOTERO_BREF_GqVJRcXnHGYZ_1">
    <vt:lpwstr>ZOTERO_ITEM CSL_CITATION {"citationID":"PpZDKrNP","properties":{"formattedCitation":"(Poirier et al., 2015)","plainCitation":"(Poirier et al., 2015)","dontUpdate":true,"noteIndex":0},"citationItems":[{"id":786,"uris":["http://zotero.org/users/6058248/item</vt:lpwstr>
  </property>
  <property fmtid="{D5CDD505-2E9C-101B-9397-08002B2CF9AE}" pid="518" name="ZOTERO_BREF_GqVJRcXnHGYZ_2">
    <vt:lpwstr>s/YZD5XYAH"],"itemData":{"id":786,"type":"article-journal","container-title":"Memory &amp; Cognition","DOI":"10.3758/s13421-014-0470-6","ISSN":"0090-502X, 1532-5946","issue":"3","journalAbbreviation":"Mem Cogn","language":"en","page":"489-499","source":"DOI.o</vt:lpwstr>
  </property>
  <property fmtid="{D5CDD505-2E9C-101B-9397-08002B2CF9AE}" pid="519" name="ZOTERO_BREF_GqVJRcXnHGYZ_3">
    <vt:lpwstr>rg (Crossref)","title":"Order recall in verbal short-term memory: The role of semantic networks","title-short":"Order recall in verbal short-term memory","volume":"43","author":[{"family":"Poirier","given":"Marie"},{"family":"Saint-Aubin","given":"Jean"},</vt:lpwstr>
  </property>
  <property fmtid="{D5CDD505-2E9C-101B-9397-08002B2CF9AE}" pid="520" name="ZOTERO_BREF_GqVJRcXnHGYZ_4">
    <vt:lpwstr>{"family":"Mair","given":"Ali"},{"family":"Tehan","given":"Gerry"},{"family":"Tolan","given":"Anne"}],"issued":{"date-parts":[["2015",4]]}}}],"schema":"https://github.com/citation-style-language/schema/raw/master/csl-citation.json"}</vt:lpwstr>
  </property>
  <property fmtid="{D5CDD505-2E9C-101B-9397-08002B2CF9AE}" pid="521" name="ZOTERO_BREF_Gw12KPRLo7mh_1">
    <vt:lpwstr>ZOTERO_ITEM CSL_CITATION {"citationID":"YXRCdtgC","properties":{"formattedCitation":"(Oberauer &amp; Lewandowsky, 2011)","plainCitation":"(Oberauer &amp; Lewandowsky, 2011)","noteIndex":0},"citationItems":[{"id":1376,"uris":["http://zotero.org/users/6058248/items</vt:lpwstr>
  </property>
  <property fmtid="{D5CDD505-2E9C-101B-9397-08002B2CF9AE}" pid="522" name="ZOTERO_BREF_Gw12KPRLo7mh_2">
    <vt:lpwstr>/DGPXJ49D"],"itemData":{"id":1376,"type":"article-journal","abstract":"Working memory is a core concept in cognition, predicting about 50% of the variance in IQ and reasoning tasks. A popular test of working memory is the complex span task, in which encod</vt:lpwstr>
  </property>
  <property fmtid="{D5CDD505-2E9C-101B-9397-08002B2CF9AE}" pid="523" name="ZOTERO_BREF_Gw12KPRLo7mh_3">
    <vt:lpwstr>ing of memoranda alternates with processing of distractors. A recent model of complex span performance, the Time-Based-Resource-Sharing (TBRS) model of Barrouillet and colleagues, has seemingly accounted for several crucial findings, in particular the int</vt:lpwstr>
  </property>
  <property fmtid="{D5CDD505-2E9C-101B-9397-08002B2CF9AE}" pid="524" name="ZOTERO_BREF_Gw12KPRLo7mh_4">
    <vt:lpwstr>ricate trade-off between deterioration and restoration of memory in the complex span task. According to the TBRS, memory traces decay during processing of the distractors, and they are restored by attentional refreshing during brief pauses in between proc</vt:lpwstr>
  </property>
  <property fmtid="{D5CDD505-2E9C-101B-9397-08002B2CF9AE}" pid="525" name="ZOTERO_BREF_Gw12KPRLo7mh_5">
    <vt:lpwstr>essing steps. However, to date, the theory has been formulated only at a verbal level, which renders it difficult to test and to be certain of its intuited predictions. We present a computational instantiation of the TBRS and show that it can handle most </vt:lpwstr>
  </property>
  <property fmtid="{D5CDD505-2E9C-101B-9397-08002B2CF9AE}" pid="526" name="ZOTERO_BREF_Gw12KPRLo7mh_6">
    <vt:lpwstr>of the findings on which the verbal model was based. We also show that there are potential challenges to the model that await future resolution. This instantiated model, TBRS*, is the first comprehensive computational model of performance in the complex s</vt:lpwstr>
  </property>
  <property fmtid="{D5CDD505-2E9C-101B-9397-08002B2CF9AE}" pid="527" name="ZOTERO_BREF_Gw12KPRLo7mh_7">
    <vt:lpwstr>pan paradigm. The Matlab model code is available as a supplementary material of this article.","container-title":"Psychonomic Bulletin &amp; Review","DOI":"10.3758/s13423-010-0020-6","ISSN":"1069-9384, 1531-5320","issue":"1","journalAbbreviation":"Psychon Bul</vt:lpwstr>
  </property>
  <property fmtid="{D5CDD505-2E9C-101B-9397-08002B2CF9AE}" pid="528" name="ZOTERO_BREF_Gw12KPRLo7mh_8">
    <vt:lpwstr>l Rev","language":"en","page":"10-45","source":"DOI.org (Crossref)","title":"Modeling working memory: a computational implementation of the Time-Based Resource-Sharing theory","title-short":"Modeling working memory","volume":"18","author":[{"family":"Ober</vt:lpwstr>
  </property>
  <property fmtid="{D5CDD505-2E9C-101B-9397-08002B2CF9AE}" pid="529" name="ZOTERO_BREF_Gw12KPRLo7mh_9">
    <vt:lpwstr>auer","given":"Klaus"},{"family":"Lewandowsky","given":"Stephan"}],"issued":{"date-parts":[["2011",2]]}}}],"schema":"https://github.com/citation-style-language/schema/raw/master/csl-citation.json"}</vt:lpwstr>
  </property>
  <property fmtid="{D5CDD505-2E9C-101B-9397-08002B2CF9AE}" pid="530" name="ZOTERO_BREF_HL5WWpBkJ4kh_1">
    <vt:lpwstr>ZOTERO_ITEM CSL_CITATION {"citationID":"plkwqIQ4","properties":{"formattedCitation":"(Barrouillet et al., 2020; Gorin et al., 2024)","plainCitation":"(Barrouillet et al., 2020; Gorin et al., 2024)","noteIndex":0},"citationItems":[{"id":1755,"uris":["http:</vt:lpwstr>
  </property>
  <property fmtid="{D5CDD505-2E9C-101B-9397-08002B2CF9AE}" pid="531" name="ZOTERO_BREF_HL5WWpBkJ4kh_10">
    <vt:lpwstr>","given":"Simon"},{"family":"Camos","given":"Valérie"}],"accessed":{"date-parts":[["2020",11,19]]},"issued":{"date-parts":[["2020",10,5]]}}},{"id":2181,"uris":["http://zotero.org/users/6058248/items/2FCX555P"],"itemData":{"id":2181,"type":"article-journa</vt:lpwstr>
  </property>
  <property fmtid="{D5CDD505-2E9C-101B-9397-08002B2CF9AE}" pid="532" name="ZOTERO_BREF_HL5WWpBkJ4kh_11">
    <vt:lpwstr>l","abstract":"Based on the hypothesis of two maintenance mechanisms of verbal information in working memory, an articulatory loop and an attentional executive loop, Barrouillet et al. predicted and observed that facilitating the optimal use and separatio</vt:lpwstr>
  </property>
  <property fmtid="{D5CDD505-2E9C-101B-9397-08002B2CF9AE}" pid="533" name="ZOTERO_BREF_HL5WWpBkJ4kh_12">
    <vt:lpwstr>n of these two systems results in a strong increase in recall performance. They developed for this purpose the maxispan procedure, in which participants cumulatively rehearse aloud a limited number of the first items of the series (i.e., three or four) an</vt:lpwstr>
  </property>
  <property fmtid="{D5CDD505-2E9C-101B-9397-08002B2CF9AE}" pid="534" name="ZOTERO_BREF_HL5WWpBkJ4kh_13">
    <vt:lpwstr>d keep rehearsing them until the end of the series before recall. Beyond increasing recall performance, the model also predicts that the maxispan procedure should also abolish the phonological similarity effect (PSE, the poorer recall of phonologically si</vt:lpwstr>
  </property>
  <property fmtid="{D5CDD505-2E9C-101B-9397-08002B2CF9AE}" pid="535" name="ZOTERO_BREF_HL5WWpBkJ4kh_14">
    <vt:lpwstr>milar than dissimilar items) in both the rehearsed and the nonrehearsed items by permitting the perfect maintenance of the former in a nonoverloaded articulatory loop and preventing storage of phonological traces of the latter in the attentional system. H</vt:lpwstr>
  </property>
  <property fmtid="{D5CDD505-2E9C-101B-9397-08002B2CF9AE}" pid="536" name="ZOTERO_BREF_HL5WWpBkJ4kh_15">
    <vt:lpwstr>owever, the PSE should reappear if too many items are verbally rehearsed in the maxispan procedure. In this case, the overload of the articulatory loop should lead to offload its content into the attentional system where phonologically similar traces are </vt:lpwstr>
  </property>
  <property fmtid="{D5CDD505-2E9C-101B-9397-08002B2CF9AE}" pid="537" name="ZOTERO_BREF_HL5WWpBkJ4kh_16">
    <vt:lpwstr>prone to confusion. We tested and verified these hypotheses in two experiments.","container-title":"Psychonomic Bulletin &amp; Review","DOI":"10.3758/s13423-024-02594-1","ISSN":"1069-9384, 1531-5320","journalAbbreviation":"Psychon Bull Rev","language":"en","s</vt:lpwstr>
  </property>
  <property fmtid="{D5CDD505-2E9C-101B-9397-08002B2CF9AE}" pid="538" name="ZOTERO_BREF_HL5WWpBkJ4kh_17">
    <vt:lpwstr>ource":"DOI.org (Crossref)","title":"The maxispan procedure makes the phonological similarity effect disappear while increasing recall performance","URL":"https://link.springer.com/10.3758/s13423-024-02594-1","author":[{"family":"Gorin","given":"Simon"},{</vt:lpwstr>
  </property>
  <property fmtid="{D5CDD505-2E9C-101B-9397-08002B2CF9AE}" pid="539" name="ZOTERO_BREF_HL5WWpBkJ4kh_18">
    <vt:lpwstr>"family":"Camos","given":"Valérie"},{"family":"Barrouillet","given":"Pierre"}],"accessed":{"date-parts":[["2024",10,17]]},"issued":{"date-parts":[["2024",10,10]]}}}],"schema":"https://github.com/citation-style-language/schema/raw/master/csl-citation.json"</vt:lpwstr>
  </property>
  <property fmtid="{D5CDD505-2E9C-101B-9397-08002B2CF9AE}" pid="540" name="ZOTERO_BREF_HL5WWpBkJ4kh_19">
    <vt:lpwstr>}</vt:lpwstr>
  </property>
  <property fmtid="{D5CDD505-2E9C-101B-9397-08002B2CF9AE}" pid="541" name="ZOTERO_BREF_HL5WWpBkJ4kh_2">
    <vt:lpwstr>//zotero.org/users/6058248/items/ZU4HDFMU"],"itemData":{"id":1755,"type":"article-journal","abstract":"Verbal working memory (WM) has been assumed to involve 2 different systems of maintenance, a phonological loop and a central attentional system. Though </vt:lpwstr>
  </property>
  <property fmtid="{D5CDD505-2E9C-101B-9397-08002B2CF9AE}" pid="542" name="ZOTERO_BREF_HL5WWpBkJ4kh_3">
    <vt:lpwstr>the capacity estimate for letters of each of these systems is about 4, the maximum number of letters that individuals are able to immediately recall, a measure known as simple span, is not about 8 but 6. We tested the hypothesis that, unaware of the dual </vt:lpwstr>
  </property>
  <property fmtid="{D5CDD505-2E9C-101B-9397-08002B2CF9AE}" pid="543" name="ZOTERO_BREF_HL5WWpBkJ4kh_4">
    <vt:lpwstr>structure of their verbal WM, individuals underuse it by trying to verbally rehearse too many items. In order to maximize the use of verbal WM, we designed a new procedure called the maxispan procedure. When performing an immediate serial recall task, par</vt:lpwstr>
  </property>
  <property fmtid="{D5CDD505-2E9C-101B-9397-08002B2CF9AE}" pid="544" name="ZOTERO_BREF_HL5WWpBkJ4kh_5">
    <vt:lpwstr>ticipants were invited to cumulatively rehearse a limited number of letters, and to keep rehearsing these letters until the end of the presentation of the list in such a way that the following letters can no longer enter the phonological loop and must be </vt:lpwstr>
  </property>
  <property fmtid="{D5CDD505-2E9C-101B-9397-08002B2CF9AE}" pid="545" name="ZOTERO_BREF_HL5WWpBkJ4kh_6">
    <vt:lpwstr>stored in the attentional system. As we expected, in 3 successive experiments, the maxispan procedure resulted in a dramatic increase in spans compared with the traditional simple span procedure, with spans approaching 8 when the to-be-rehearsed letters w</vt:lpwstr>
  </property>
  <property fmtid="{D5CDD505-2E9C-101B-9397-08002B2CF9AE}" pid="546" name="ZOTERO_BREF_HL5WWpBkJ4kh_7">
    <vt:lpwstr>ere presented auditorily and the following letters visually. These results indicate that simple spans, which have been used for more than a century in intelligence tests and are assumed to measure the capacity of short-term memory (STM), actually reflect </vt:lpwstr>
  </property>
  <property fmtid="{D5CDD505-2E9C-101B-9397-08002B2CF9AE}" pid="547" name="ZOTERO_BREF_HL5WWpBkJ4kh_8">
    <vt:lpwstr>the complex interplay between different structures and cognitive processes.","container-title":"Journal of Experimental Psychology: General","DOI":"10.1037/xge0000957","ISSN":"1939-2222, 0096-3445","journalAbbreviation":"Journal of Experimental Psychology</vt:lpwstr>
  </property>
  <property fmtid="{D5CDD505-2E9C-101B-9397-08002B2CF9AE}" pid="548" name="ZOTERO_BREF_HL5WWpBkJ4kh_9">
    <vt:lpwstr>: General","language":"en","source":"DOI.org (Crossref)","title":"Simple spans underestimate verbal working memory capacity.","URL":"http://doi.apa.org/getdoi.cfm?doi=10.1037/xge0000957","author":[{"family":"Barrouillet","given":"Pierre"},{"family":"Gorin</vt:lpwstr>
  </property>
  <property fmtid="{D5CDD505-2E9C-101B-9397-08002B2CF9AE}" pid="549" name="ZOTERO_BREF_HyKYt2YkXzEF_1">
    <vt:lpwstr>ZOTERO_ITEM CSL_CITATION {"citationID":"zXC6ke3j","properties":{"formattedCitation":"(Hannagan et al., 2013)","plainCitation":"(Hannagan et al., 2013)","noteIndex":0},"citationItems":[{"id":1414,"uris":["http://zotero.org/users/6058248/items/FDG7D5WD"],"i</vt:lpwstr>
  </property>
  <property fmtid="{D5CDD505-2E9C-101B-9397-08002B2CF9AE}" pid="550" name="ZOTERO_BREF_HyKYt2YkXzEF_10">
    <vt:lpwstr>","ISSN":"1664-1078","journalAbbreviation":"Front. Psychol.","language":"en","source":"DOI.org (Crossref)","title":"Spoken word recognition without a TRACE","URL":"http://journal.frontiersin.org/article/10.3389/fpsyg.2013.00563/abstract","volume":"4","aut</vt:lpwstr>
  </property>
  <property fmtid="{D5CDD505-2E9C-101B-9397-08002B2CF9AE}" pid="551" name="ZOTERO_BREF_HyKYt2YkXzEF_11">
    <vt:lpwstr>hor":[{"family":"Hannagan","given":"Thomas"},{"family":"Magnuson","given":"James S."},{"family":"Grainger","given":"Jonathan"}],"accessed":{"date-parts":[["2020",5,27]]},"issued":{"date-parts":[["2013"]]}}}],"schema":"https://github.com/citation-style-lan</vt:lpwstr>
  </property>
  <property fmtid="{D5CDD505-2E9C-101B-9397-08002B2CF9AE}" pid="552" name="ZOTERO_BREF_HyKYt2YkXzEF_12">
    <vt:lpwstr>guage/schema/raw/master/csl-citation.json"}</vt:lpwstr>
  </property>
  <property fmtid="{D5CDD505-2E9C-101B-9397-08002B2CF9AE}" pid="553" name="ZOTERO_BREF_HyKYt2YkXzEF_2">
    <vt:lpwstr>temData":{"id":1414,"type":"article-journal","abstract":"How do we map the rapid input of spoken language onto phonological and lexical representations over time? Attempts at psychologically-tractable computational models of spoken word recognition tend e</vt:lpwstr>
  </property>
  <property fmtid="{D5CDD505-2E9C-101B-9397-08002B2CF9AE}" pid="554" name="ZOTERO_BREF_HyKYt2YkXzEF_3">
    <vt:lpwstr>ither to ignore time or to transform the temporal input into a spatial representation. TRACE, a connectionist model with broad and deep coverage of speech perception and spoken word recognition phenomena, takes the latter approach, using exclusively time-</vt:lpwstr>
  </property>
  <property fmtid="{D5CDD505-2E9C-101B-9397-08002B2CF9AE}" pid="555" name="ZOTERO_BREF_HyKYt2YkXzEF_4">
    <vt:lpwstr>speciﬁc units at every level of representation. TRACE reduplicates featural, phonemic, and lexical inputs at every time step in a large memory trace, with rich interconnections (excitatory forward and backward connections between levels and inhibitory lin</vt:lpwstr>
  </property>
  <property fmtid="{D5CDD505-2E9C-101B-9397-08002B2CF9AE}" pid="556" name="ZOTERO_BREF_HyKYt2YkXzEF_5">
    <vt:lpwstr>ks within levels). As the length of the memory trace is increased, or as the phoneme and lexical inventory of the model is increased to a realistic size, this reduplication of time- (temporal position) speciﬁc units leads to a dramatic proliferation of un</vt:lpwstr>
  </property>
  <property fmtid="{D5CDD505-2E9C-101B-9397-08002B2CF9AE}" pid="557" name="ZOTERO_BREF_HyKYt2YkXzEF_6">
    <vt:lpwstr>its and connections, begging the question of whether a more efﬁcient approach is possible. Our starting point is the observation that models of visual object recognition—including visual word recognition—have grappled with the problem of spatial invarianc</vt:lpwstr>
  </property>
  <property fmtid="{D5CDD505-2E9C-101B-9397-08002B2CF9AE}" pid="558" name="ZOTERO_BREF_HyKYt2YkXzEF_7">
    <vt:lpwstr>e, and arrived at solutions other than a fully-reduplicative strategy like that of TRACE. This inspires a new model of spoken word recognition that combines time-speciﬁc phoneme representations similar to those in TRACE with higher-level representations b</vt:lpwstr>
  </property>
  <property fmtid="{D5CDD505-2E9C-101B-9397-08002B2CF9AE}" pid="559" name="ZOTERO_BREF_HyKYt2YkXzEF_8">
    <vt:lpwstr>ased on string kernels: temporally independent (time invariant) diphone and lexical units. This reduces the number of necessary units and connections by several orders of magnitude relative to TRACE. Critically, we compare the new model to TRACE on a set </vt:lpwstr>
  </property>
  <property fmtid="{D5CDD505-2E9C-101B-9397-08002B2CF9AE}" pid="560" name="ZOTERO_BREF_HyKYt2YkXzEF_9">
    <vt:lpwstr>of key phenomena, demonstrating that the new model inherits much of the behavior of TRACE and that the drastic computational savings do not come at the cost of explanatory power.","container-title":"Frontiers in Psychology","DOI":"10.3389/fpsyg.2013.00563</vt:lpwstr>
  </property>
  <property fmtid="{D5CDD505-2E9C-101B-9397-08002B2CF9AE}" pid="561" name="ZOTERO_BREF_INVc12z2SUd9_1">
    <vt:lpwstr>ZOTERO_BIBL {"uncited":[],"omitted":[],"custom":[]} CSL_BIBLIOGRAPHY</vt:lpwstr>
  </property>
  <property fmtid="{D5CDD505-2E9C-101B-9397-08002B2CF9AE}" pid="562" name="ZOTERO_BREF_IPLuYpKWqnsi_1">
    <vt:lpwstr>ZOTERO_ITEM CSL_CITATION {"citationID":"KbTqjNYB","properties":{"formattedCitation":"(Romani et al., 2008)","plainCitation":"(Romani et al., 2008)","dontUpdate":true,"noteIndex":0},"citationItems":[{"id":385,"uris":["http://zotero.org/users/6058248/items/</vt:lpwstr>
  </property>
  <property fmtid="{D5CDD505-2E9C-101B-9397-08002B2CF9AE}" pid="563" name="ZOTERO_BREF_IPLuYpKWqnsi_2">
    <vt:lpwstr>PI6H5I3Q"],"itemData":{"id":385,"type":"article-journal","container-title":"Quarterly Journal of Experimental Psychology","DOI":"10.1080/17470210601147747","ISSN":"1747-0218, 1747-0226","issue":"2","journalAbbreviation":"Quarterly Journal of Experimental </vt:lpwstr>
  </property>
  <property fmtid="{D5CDD505-2E9C-101B-9397-08002B2CF9AE}" pid="564" name="ZOTERO_BREF_IPLuYpKWqnsi_3">
    <vt:lpwstr>Psychology","language":"en","page":"292-323","source":"DOI.org (Crossref)","title":"Concreteness Effects in Different Tasks: Implications for Models of Short-Term Memory","title-short":"Concreteness Effects in Different Tasks","volume":"61","author":[{"fa</vt:lpwstr>
  </property>
  <property fmtid="{D5CDD505-2E9C-101B-9397-08002B2CF9AE}" pid="565" name="ZOTERO_BREF_IPLuYpKWqnsi_4">
    <vt:lpwstr>mily":"Romani","given":"Cristina"},{"family":"Mcalpine","given":"Sheila"},{"family":"Martin","given":"Randi C."}],"issued":{"date-parts":[["2008",2]]}}}],"schema":"https://github.com/citation-style-language/schema/raw/master/csl-citation.json"}</vt:lpwstr>
  </property>
  <property fmtid="{D5CDD505-2E9C-101B-9397-08002B2CF9AE}" pid="566" name="ZOTERO_BREF_Igg5YO7JXKgg1_1">
    <vt:lpwstr>ZOTERO_ITEM CSL_CITATION {"citationID":"N5DuboXQ","properties":{"formattedCitation":"(Kowialiewski, Majerus, et al., 2023)","plainCitation":"(Kowialiewski, Majerus, et al., 2023)","dontUpdate":true,"noteIndex":0},"citationItems":[{"id":2145,"uris":["http:</vt:lpwstr>
  </property>
  <property fmtid="{D5CDD505-2E9C-101B-9397-08002B2CF9AE}" pid="567" name="ZOTERO_BREF_Igg5YO7JXKgg1_2">
    <vt:lpwstr>//zotero.org/users/6058248/items/S4J5ARKM"],"itemData":{"id":2145,"type":"article-journal","container-title":"Journal of Experimental Psychology: Learning, Memory, and Cognition","DOI":"10.1037/xlm0001279","issue":"1","page":"68-88","title":"Does semantic</vt:lpwstr>
  </property>
  <property fmtid="{D5CDD505-2E9C-101B-9397-08002B2CF9AE}" pid="568" name="ZOTERO_BREF_Igg5YO7JXKgg1_3">
    <vt:lpwstr> similarity affect immediate memory for order? Usually not, but sometimes it does","volume":"50","author":[{"family":"Kowialiewski","given":"Benjamin"},{"family":"Majerus","given":"Steve"},{"family":"Oberauer","given":"Klaus"}],"issued":{"date-parts":[["2</vt:lpwstr>
  </property>
  <property fmtid="{D5CDD505-2E9C-101B-9397-08002B2CF9AE}" pid="569" name="ZOTERO_BREF_Igg5YO7JXKgg1_4">
    <vt:lpwstr>024"]]}}}],"schema":"https://github.com/citation-style-language/schema/raw/master/csl-citation.json"}</vt:lpwstr>
  </property>
  <property fmtid="{D5CDD505-2E9C-101B-9397-08002B2CF9AE}" pid="570" name="ZOTERO_BREF_Igg5YO7JXKgg_1">
    <vt:lpwstr>ZOTERO_ITEM CSL_CITATION {"citationID":"MU3HqfUS","properties":{"formattedCitation":"(Kowialiewski, Majerus, et al., 2023)","plainCitation":"(Kowialiewski, Majerus, et al., 2023)","dontUpdate":true,"noteIndex":0},"citationItems":[{"id":2145,"uris":["http:</vt:lpwstr>
  </property>
  <property fmtid="{D5CDD505-2E9C-101B-9397-08002B2CF9AE}" pid="571" name="ZOTERO_BREF_Igg5YO7JXKgg_2">
    <vt:lpwstr>//zotero.org/users/6058248/items/S4J5ARKM"],"itemData":{"id":2145,"type":"article-journal","container-title":"Journal of Experimental Psychology: Learning, Memory, and Cognition","DOI":"10.1037/xlm0001279","issue":"1","page":"68-88","title":"Does semantic</vt:lpwstr>
  </property>
  <property fmtid="{D5CDD505-2E9C-101B-9397-08002B2CF9AE}" pid="572" name="ZOTERO_BREF_Igg5YO7JXKgg_3">
    <vt:lpwstr> similarity affect immediate memory for order? Usually not, but sometimes it does","volume":"50","author":[{"family":"Kowialiewski","given":"Benjamin"},{"family":"Majerus","given":"Steve"},{"family":"Oberauer","given":"Klaus"}],"issued":{"date-parts":[["2</vt:lpwstr>
  </property>
  <property fmtid="{D5CDD505-2E9C-101B-9397-08002B2CF9AE}" pid="573" name="ZOTERO_BREF_Igg5YO7JXKgg_4">
    <vt:lpwstr>024"]]}}}],"schema":"https://github.com/citation-style-language/schema/raw/master/csl-citation.json"}</vt:lpwstr>
  </property>
  <property fmtid="{D5CDD505-2E9C-101B-9397-08002B2CF9AE}" pid="574" name="ZOTERO_BREF_IvpmnxWfFqdy_1">
    <vt:lpwstr>ZOTERO_ITEM CSL_CITATION {"citationID":"bcr5CGlu","properties":{"formattedCitation":"(Tan &amp; Ward, 2008)","plainCitation":"(Tan &amp; Ward, 2008)","noteIndex":0},"citationItems":[{"id":877,"uris":["http://zotero.org/users/6058248/items/ASPDHMLL"],"itemData":{"</vt:lpwstr>
  </property>
  <property fmtid="{D5CDD505-2E9C-101B-9397-08002B2CF9AE}" pid="575" name="ZOTERO_BREF_IvpmnxWfFqdy_2">
    <vt:lpwstr>id":877,"type":"article-journal","container-title":"Psychonomic Bulletin &amp; Review","DOI":"10.3758/PBR.15.3.535","ISSN":"1069-9384, 1531-5320","issue":"3","journalAbbreviation":"Psychonomic Bulletin &amp; Review","language":"en","page":"535-542","source":"DOI.</vt:lpwstr>
  </property>
  <property fmtid="{D5CDD505-2E9C-101B-9397-08002B2CF9AE}" pid="576" name="ZOTERO_BREF_IvpmnxWfFqdy_3">
    <vt:lpwstr>org (Crossref)","title":"Rehearsal in immediate serial recall","volume":"15","author":[{"family":"Tan","given":"L."},{"family":"Ward","given":"G."}],"issued":{"date-parts":[["2008",6,1]]}}}],"schema":"https://github.com/citation-style-language/schema/raw/</vt:lpwstr>
  </property>
  <property fmtid="{D5CDD505-2E9C-101B-9397-08002B2CF9AE}" pid="577" name="ZOTERO_BREF_IvpmnxWfFqdy_4">
    <vt:lpwstr>master/csl-citation.json"}</vt:lpwstr>
  </property>
  <property fmtid="{D5CDD505-2E9C-101B-9397-08002B2CF9AE}" pid="578" name="ZOTERO_BREF_JH5g7rynocTe_1">
    <vt:lpwstr>ZOTERO_ITEM CSL_CITATION {"citationID":"UWkw66le","properties":{"formattedCitation":"(Farrell &amp; Lewandowsky, 2002; Henson, 1998; Oberauer et al., 2012)","plainCitation":"(Farrell &amp; Lewandowsky, 2002; Henson, 1998; Oberauer et al., 2012)","noteIndex":0},"c</vt:lpwstr>
  </property>
  <property fmtid="{D5CDD505-2E9C-101B-9397-08002B2CF9AE}" pid="579" name="ZOTERO_BREF_JH5g7rynocTe_10">
    <vt:lpwstr>distractor similarity; and (4) correlations between span tasks. The model makes several new predictions in these areas, which were confirmed experimentally.","container-title":"Psychonomic Bulletin &amp; Review","DOI":"10.3758/s13423-012-0272-4","ISSN":"1069-</vt:lpwstr>
  </property>
  <property fmtid="{D5CDD505-2E9C-101B-9397-08002B2CF9AE}" pid="580" name="ZOTERO_BREF_JH5g7rynocTe_11">
    <vt:lpwstr>9384, 1531-5320","issue":"5","journalAbbreviation":"Psychon Bull Rev","language":"en","page":"779-819","source":"DOI.org (Crossref)","title":"Modeling working memory: An interference model of complex span","title-short":"Modeling working memory","volume":</vt:lpwstr>
  </property>
  <property fmtid="{D5CDD505-2E9C-101B-9397-08002B2CF9AE}" pid="581" name="ZOTERO_BREF_JH5g7rynocTe_12">
    <vt:lpwstr>"19","author":[{"family":"Oberauer","given":"Klaus"},{"family":"Lewandowsky","given":"Stephan"},{"family":"Farrell","given":"Simon"},{"family":"Jarrold","given":"Christopher"},{"family":"Greaves","given":"Martin"}],"issued":{"date-parts":[["2012",10]]}}}]</vt:lpwstr>
  </property>
  <property fmtid="{D5CDD505-2E9C-101B-9397-08002B2CF9AE}" pid="582" name="ZOTERO_BREF_JH5g7rynocTe_13">
    <vt:lpwstr>,"schema":"https://github.com/citation-style-language/schema/raw/master/csl-citation.json"}</vt:lpwstr>
  </property>
  <property fmtid="{D5CDD505-2E9C-101B-9397-08002B2CF9AE}" pid="583" name="ZOTERO_BREF_JH5g7rynocTe_2">
    <vt:lpwstr>itationItems":[{"id":1118,"uris":["http://zotero.org/users/6058248/items/TZPNTPJQ"],"itemData":{"id":1118,"type":"article-journal","container-title":"Psychonomic Bulletin &amp; Review","DOI":"10.3758/BF03196257","ISSN":"1069-9384, 1531-5320","issue":"1","jour</vt:lpwstr>
  </property>
  <property fmtid="{D5CDD505-2E9C-101B-9397-08002B2CF9AE}" pid="584" name="ZOTERO_BREF_JH5g7rynocTe_3">
    <vt:lpwstr>nalAbbreviation":"Psychonomic Bulletin &amp; Review","language":"en","page":"59-79","source":"DOI.org (Crossref)","title":"An endogenous distributed model of ordering in serial recall","volume":"9","author":[{"family":"Farrell","given":"Simon"},{"family":"Lew</vt:lpwstr>
  </property>
  <property fmtid="{D5CDD505-2E9C-101B-9397-08002B2CF9AE}" pid="585" name="ZOTERO_BREF_JH5g7rynocTe_4">
    <vt:lpwstr>andowsky","given":"Stephan"}],"issued":{"date-parts":[["2002",3]]}}},{"id":90,"uris":["http://zotero.org/users/6058248/items/A7927GIV"],"itemData":{"id":90,"type":"article-journal","container-title":"Cognitive Psychology","DOI":"10.1006/cogp.1998.0685","I</vt:lpwstr>
  </property>
  <property fmtid="{D5CDD505-2E9C-101B-9397-08002B2CF9AE}" pid="586" name="ZOTERO_BREF_JH5g7rynocTe_5">
    <vt:lpwstr>SSN":"00100285","issue":"2","journalAbbreviation":"Cognitive Psychology","language":"en","page":"73-137","source":"DOI.org (Crossref)","title":"Short-Term Memory for Serial Order: The Start-End Model","title-short":"Short-Term Memory for Serial Order","vo</vt:lpwstr>
  </property>
  <property fmtid="{D5CDD505-2E9C-101B-9397-08002B2CF9AE}" pid="587" name="ZOTERO_BREF_JH5g7rynocTe_6">
    <vt:lpwstr>lume":"36","author":[{"family":"Henson","given":"Richard N. A."}],"issued":{"date-parts":[["1998",7]]}}},{"id":1720,"uris":["http://zotero.org/users/6058248/items/YFF5WSRU"],"itemData":{"id":1720,"type":"article-journal","abstract":"This article introduce</vt:lpwstr>
  </property>
  <property fmtid="{D5CDD505-2E9C-101B-9397-08002B2CF9AE}" pid="588" name="ZOTERO_BREF_JH5g7rynocTe_7">
    <vt:lpwstr>s a new computational model for the complex-span task, the most popular task for studying working memory. SOB-CS is a two-layer neural network that associates distributed item representations with distributed, overlapping position markers. Memory capacity</vt:lpwstr>
  </property>
  <property fmtid="{D5CDD505-2E9C-101B-9397-08002B2CF9AE}" pid="589" name="ZOTERO_BREF_JH5g7rynocTe_8">
    <vt:lpwstr> limits are explained by interference from a superposition of associations. Concurrent processing interferes with memory through involuntary encoding of distractors. Free time in-between distractors is used to remove irrelevant representations, thereby re</vt:lpwstr>
  </property>
  <property fmtid="{D5CDD505-2E9C-101B-9397-08002B2CF9AE}" pid="590" name="ZOTERO_BREF_JH5g7rynocTe_9">
    <vt:lpwstr>ducing interference. The model accounts for benchmark findings in four areas: (1) effects of processing pace, processing difficulty, and number of processing steps; (2) effects of serial position and error patterns; (3) effects of different kinds of item–</vt:lpwstr>
  </property>
  <property fmtid="{D5CDD505-2E9C-101B-9397-08002B2CF9AE}" pid="591" name="ZOTERO_BREF_JdMkRPB70SpG_1">
    <vt:lpwstr>ZOTERO_ITEM CSL_CITATION {"citationID":"zy4DJkld","properties":{"formattedCitation":"(Barrouillet et al., 2004)","plainCitation":"(Barrouillet et al., 2004)","noteIndex":0},"citationItems":[{"id":638,"uris":["http://zotero.org/users/6058248/items/QJGGX8MF</vt:lpwstr>
  </property>
  <property fmtid="{D5CDD505-2E9C-101B-9397-08002B2CF9AE}" pid="592" name="ZOTERO_BREF_JdMkRPB70SpG_2">
    <vt:lpwstr>"],"itemData":{"id":638,"type":"article-journal","container-title":"Journal of Experimental Psychology: General","DOI":"10.1037/0096-3445.133.1.83","ISSN":"1939-2222, 0096-3445","issue":"1","journalAbbreviation":"Journal of Experimental Psychology: Genera</vt:lpwstr>
  </property>
  <property fmtid="{D5CDD505-2E9C-101B-9397-08002B2CF9AE}" pid="593" name="ZOTERO_BREF_JdMkRPB70SpG_3">
    <vt:lpwstr>l","language":"en","page":"83-100","source":"DOI.org (Crossref)","title":"Time Constraints and Resource Sharing in Adults' Working Memory Spans.","volume":"133","author":[{"family":"Barrouillet","given":"Pierre"},{"family":"Bernardin","given":"Sophie"},{"</vt:lpwstr>
  </property>
  <property fmtid="{D5CDD505-2E9C-101B-9397-08002B2CF9AE}" pid="594" name="ZOTERO_BREF_JdMkRPB70SpG_4">
    <vt:lpwstr>family":"Camos","given":"Valérie"}],"issued":{"date-parts":[["2004"]]}}}],"schema":"https://github.com/citation-style-language/schema/raw/master/csl-citation.json"}</vt:lpwstr>
  </property>
  <property fmtid="{D5CDD505-2E9C-101B-9397-08002B2CF9AE}" pid="595" name="ZOTERO_BREF_JlVJGYjHUcgI_1">
    <vt:lpwstr>ZOTERO_ITEM CSL_CITATION {"citationID":"kb8edaDe","properties":{"formattedCitation":"(Farrell, 2006; Gupta et al., 2005; Li et al., 2000; Nairne &amp; Kelley, 1999; Roodenrys et al., 2022)","plainCitation":"(Farrell, 2006; Gupta et al., 2005; Li et al., 2000;</vt:lpwstr>
  </property>
  <property fmtid="{D5CDD505-2E9C-101B-9397-08002B2CF9AE}" pid="596" name="ZOTERO_BREF_JlVJGYjHUcgI_10">
    <vt:lpwstr>pe":"article-journal","container-title":"Memory &amp; Cognition","DOI":"10.3758/BF03193208","ISSN":"0090-502X, 1532-5946","issue":"6","journalAbbreviation":"Memory &amp; Cognition","language":"en","page":"1001-1016","source":"DOI.org (Crossref)","title":"Reexamin</vt:lpwstr>
  </property>
  <property fmtid="{D5CDD505-2E9C-101B-9397-08002B2CF9AE}" pid="597" name="ZOTERO_BREF_JlVJGYjHUcgI_11">
    <vt:lpwstr>ing the phonological similarity effect in immediate serial recall: The roles of type of similarity, category cuing, and item recall","title-short":"Reexamining the phonological similarity effect in immediate serial recall","volume":"33","author":[{"family</vt:lpwstr>
  </property>
  <property fmtid="{D5CDD505-2E9C-101B-9397-08002B2CF9AE}" pid="598" name="ZOTERO_BREF_JlVJGYjHUcgI_12">
    <vt:lpwstr>":"Gupta","given":"Prahlad"},{"family":"Lipinski","given":"John"},{"family":"Aktunc","given":"Emrah"}],"issued":{"date-parts":[["2005",9]]}}},{"id":2376,"uris":["http://zotero.org/users/6058248/items/AZRRIH9L"],"itemData":{"id":2376,"type":"article-journa</vt:lpwstr>
  </property>
  <property fmtid="{D5CDD505-2E9C-101B-9397-08002B2CF9AE}" pid="599" name="ZOTERO_BREF_JlVJGYjHUcgI_13">
    <vt:lpwstr>l","abstract":"First, mere repetition ofphonemes in different positions produced a decrease in span. The effect of phonological similarity, ofeither type, on span is not due to word length. We conclude this because (1) reading rate in the calibration stud</vt:lpwstr>
  </property>
  <property fmtid="{D5CDD505-2E9C-101B-9397-08002B2CF9AE}" pid="600" name="ZOTERO_BREF_JlVJGYjHUcgI_14">
    <vt:lpwstr>y is the same for the pools, (2) for variable positions, the recall rates and rehearsal rates were nearly equal for the similar pool and its control, and (3) for fixed positions, these rates were significantly different, but in the direction opposite to t</vt:lpwstr>
  </property>
  <property fmtid="{D5CDD505-2E9C-101B-9397-08002B2CF9AE}" pid="601" name="ZOTERO_BREF_JlVJGYjHUcgI_15">
    <vt:lpwstr>hat needed to explain the effect. This replicates the results of Hulme and Tordoff (1989) and Schweickert et al. (1990).","container-title":"Memory &amp; Cognition","DOI":"10.3758/BF03211813","ISSN":"0090-502X, 1532-5946","issue":"7","journalAbbreviation":"Me</vt:lpwstr>
  </property>
  <property fmtid="{D5CDD505-2E9C-101B-9397-08002B2CF9AE}" pid="602" name="ZOTERO_BREF_JlVJGYjHUcgI_16">
    <vt:lpwstr>mory &amp; Cognition","language":"en","page":"1116-1125","source":"DOI.org (Crossref)","title":"The phonological similarity effect in immediate recall: Positions of shared phonemes","title-short":"The phonological similarity effect in immediate recall","volum</vt:lpwstr>
  </property>
  <property fmtid="{D5CDD505-2E9C-101B-9397-08002B2CF9AE}" pid="603" name="ZOTERO_BREF_JlVJGYjHUcgI_17">
    <vt:lpwstr>e":"28","author":[{"family":"Li","given":"Xiaojian"},{"family":"Schweickert","given":"Richard"},{"family":"Gandour","given":"Jack"}],"issued":{"date-parts":[["2000",10]]}}},{"id":2194,"uris":["http://zotero.org/users/6058248/items/TGSY74VB"],"itemData":{"</vt:lpwstr>
  </property>
  <property fmtid="{D5CDD505-2E9C-101B-9397-08002B2CF9AE}" pid="604" name="ZOTERO_BREF_JlVJGYjHUcgI_18">
    <vt:lpwstr>id":2194,"type":"article-journal","container-title":"Memory &amp; Cognition","issue":"1","language":"en","page":"45-53","source":"Zotero","title":"Reversing the phonological similarity effect","volume":"27","author":[{"family":"Nairne","given":"James S."},{"f</vt:lpwstr>
  </property>
  <property fmtid="{D5CDD505-2E9C-101B-9397-08002B2CF9AE}" pid="605" name="ZOTERO_BREF_JlVJGYjHUcgI_19">
    <vt:lpwstr>amily":"Kelley","given":"Matthew C."}],"issued":{"date-parts":[["1999"]]}}},{"id":2312,"uris":["http://zotero.org/users/6058248/items/SNE2R489"],"itemData":{"id":2312,"type":"article-journal","abstract":"The phonological similarity effect in short-­term m</vt:lpwstr>
  </property>
  <property fmtid="{D5CDD505-2E9C-101B-9397-08002B2CF9AE}" pid="606" name="ZOTERO_BREF_JlVJGYjHUcgI_2">
    <vt:lpwstr> Nairne &amp; Kelley, 1999; Roodenrys et al., 2022)","noteIndex":0},"citationItems":[{"id":1942,"uris":["http://zotero.org/users/6058248/items/L3BQA24B"],"itemData":{"id":1942,"type":"article-journal","abstract":"Recent experiments have shown that placing dis</vt:lpwstr>
  </property>
  <property fmtid="{D5CDD505-2E9C-101B-9397-08002B2CF9AE}" pid="607" name="ZOTERO_BREF_JlVJGYjHUcgI_20">
    <vt:lpwstr>emory (STM) is the finding that serial recall of lists of similar sounding items is poorer than that of dissimilar sounding items. This is traditionally argued to be due to a detrimental effect on memory for the order of the words in the list and not on m</vt:lpwstr>
  </property>
  <property fmtid="{D5CDD505-2E9C-101B-9397-08002B2CF9AE}" pid="608" name="ZOTERO_BREF_JlVJGYjHUcgI_21">
    <vt:lpwstr>emory for the words themselves. Models that propose forgetting from STM is due to interference must invoke an additional compensatory process where the shared element of the words acts as a cue to recall, in order to account for the lack of an effect on m</vt:lpwstr>
  </property>
  <property fmtid="{D5CDD505-2E9C-101B-9397-08002B2CF9AE}" pid="609" name="ZOTERO_BREF_JlVJGYjHUcgI_22">
    <vt:lpwstr>emory for the words. However, the possibility of a detrimental effect of phonological similarity on item memory when these compensatory processes are not available has not been investigated. Two experiments (n = 60 and n = 57) in which similarity is opera</vt:lpwstr>
  </property>
  <property fmtid="{D5CDD505-2E9C-101B-9397-08002B2CF9AE}" pid="610" name="ZOTERO_BREF_JlVJGYjHUcgI_23">
    <vt:lpwstr>tionalized in a way that precludes usage of compensatory processes are reported. The results clearly demonstrate that item recall is poorer for similar lists than dissimilar lists when similarity is defined in this way.","container-title":"British Journal</vt:lpwstr>
  </property>
  <property fmtid="{D5CDD505-2E9C-101B-9397-08002B2CF9AE}" pid="611" name="ZOTERO_BREF_JlVJGYjHUcgI_24">
    <vt:lpwstr> of Psychology","DOI":"10.1111/bjop.12575","ISSN":"0007-1269, 2044-8295","journalAbbreviation":"British J of Psychology","language":"en","page":"bjop.12575","source":"DOI.org (Crossref)","title":"Phonological similarity in the serial recall task hinders i</vt:lpwstr>
  </property>
  <property fmtid="{D5CDD505-2E9C-101B-9397-08002B2CF9AE}" pid="612" name="ZOTERO_BREF_JlVJGYjHUcgI_25">
    <vt:lpwstr>tem recall, not just order","author":[{"family":"Roodenrys","given":"Steven"},{"family":"Guitard","given":"Dominic"},{"family":"Miller","given":"Leonie M."},{"family":"Saint‐Aubin","given":"Jean"},{"family":"Barron","given":"Jeffrey M."}],"issued":{"date-</vt:lpwstr>
  </property>
  <property fmtid="{D5CDD505-2E9C-101B-9397-08002B2CF9AE}" pid="613" name="ZOTERO_BREF_JlVJGYjHUcgI_26">
    <vt:lpwstr>parts":[["2022",6,12]]}}}],"schema":"https://github.com/citation-style-language/schema/raw/master/csl-citation.json"}</vt:lpwstr>
  </property>
  <property fmtid="{D5CDD505-2E9C-101B-9397-08002B2CF9AE}" pid="614" name="ZOTERO_BREF_JlVJGYjHUcgI_3">
    <vt:lpwstr>similar items on lists of phonologically similar items enhances accuracy of ordered recall of the dissimilar items [Farrell, S., &amp; Lewandowsky, S. (2003). Dissimilar items beneﬁt from phonological similarity in serial recall. Journal of Experimental Psych</vt:lpwstr>
  </property>
  <property fmtid="{D5CDD505-2E9C-101B-9397-08002B2CF9AE}" pid="615" name="ZOTERO_BREF_JlVJGYjHUcgI_4">
    <vt:lpwstr>ology: Learning, Memory, and Cognition, 29, 838–849.]. Two explanations have been oﬀered for this eﬀect: an encoding explanation, in which items similar to current memory contents are given less encoding weight and oﬀer less competition for recall; and a </vt:lpwstr>
  </property>
  <property fmtid="{D5CDD505-2E9C-101B-9397-08002B2CF9AE}" pid="616" name="ZOTERO_BREF_JlVJGYjHUcgI_5">
    <vt:lpwstr>retrieval explanation, which suggests that the long-term similarity structure of the items leads to dissimilar items being more distinct on mixed lists. These theories are compared in an experiment in which a ﬁlled delay was introduced between study and t</vt:lpwstr>
  </property>
  <property fmtid="{D5CDD505-2E9C-101B-9397-08002B2CF9AE}" pid="617" name="ZOTERO_BREF_JlVJGYjHUcgI_6">
    <vt:lpwstr>est. Simulations show the prominent enhancing eﬀects of similarity after a delay are captured by a model that assumes encoding is sensitive to the similarity of items to other list items [Farrell, S., &amp; Lewandowsky, S. (2002). An endogenous distributed mo</vt:lpwstr>
  </property>
  <property fmtid="{D5CDD505-2E9C-101B-9397-08002B2CF9AE}" pid="618" name="ZOTERO_BREF_JlVJGYjHUcgI_7">
    <vt:lpwstr>del of ordering in serial recall. Psychonomic Bulletin &amp; Review, 9, 59–79.], but are not handled by a retrieval model [the Start–End Model; Henson, R. N. A. (1998). Short-term memory for serial order: the Start–End Model. Cognitive Psychology, 36, 73–137.</vt:lpwstr>
  </property>
  <property fmtid="{D5CDD505-2E9C-101B-9397-08002B2CF9AE}" pid="619" name="ZOTERO_BREF_JlVJGYjHUcgI_8">
    <vt:lpwstr> ].","container-title":"Journal of Memory and Language","DOI":"10.1016/j.jml.2006.06.002","ISSN":"0749596X","issue":"4","journalAbbreviation":"Journal of Memory and Language","language":"en","page":"587-600","source":"DOI.org (Crossref)","title":"Mixed-li</vt:lpwstr>
  </property>
  <property fmtid="{D5CDD505-2E9C-101B-9397-08002B2CF9AE}" pid="620" name="ZOTERO_BREF_JlVJGYjHUcgI_9">
    <vt:lpwstr>st phonological similarity effects in delayed serial recall","volume":"55","author":[{"family":"Farrell","given":"Simon"}],"issued":{"date-parts":[["2006",11]]}}},{"id":381,"uris":["http://zotero.org/users/6058248/items/59PHC5PI"],"itemData":{"id":381,"ty</vt:lpwstr>
  </property>
  <property fmtid="{D5CDD505-2E9C-101B-9397-08002B2CF9AE}" pid="621" name="ZOTERO_BREF_Kn5cshSWvdfq_1">
    <vt:lpwstr>ZOTERO_ITEM CSL_CITATION {"citationID":"PeqHFvQF","properties":{"formattedCitation":"(Rosselet-Jordan et al., 2022; Tse, 2009)","plainCitation":"(Rosselet-Jordan et al., 2022; Tse, 2009)","noteIndex":0},"citationItems":[{"id":2209,"uris":["http://zotero.o</vt:lpwstr>
  </property>
  <property fmtid="{D5CDD505-2E9C-101B-9397-08002B2CF9AE}" pid="622" name="ZOTERO_BREF_Kn5cshSWvdfq_10">
    <vt:lpwstr>e associative relatedness effect in verbal working memory: Behavioral and chronometric perspectives.","title-short":"Role of attention in the associative relatedness effect in verbal working memory","URL":"http://doi.apa.org/getdoi.cfm?doi=10.1037/xlm0001</vt:lpwstr>
  </property>
  <property fmtid="{D5CDD505-2E9C-101B-9397-08002B2CF9AE}" pid="623" name="ZOTERO_BREF_Kn5cshSWvdfq_11">
    <vt:lpwstr>102","author":[{"family":"Rosselet-Jordan","given":"Fiona Laura"},{"family":"Abadie","given":"Marlène"},{"family":"Mariz-Elsig","given":"Stéphanie"},{"family":"Camos","given":"Valérie"}],"accessed":{"date-parts":[["2022",1,31]]},"issued":{"date-parts":[["</vt:lpwstr>
  </property>
  <property fmtid="{D5CDD505-2E9C-101B-9397-08002B2CF9AE}" pid="624" name="ZOTERO_BREF_Kn5cshSWvdfq_12">
    <vt:lpwstr>2022",1,24]]}}},{"id":1627,"uris":["http://zotero.org/users/6058248/items/22SLJ5I9"],"itemData":{"id":1627,"type":"article-journal","container-title":"Memory","DOI":"10.1080/09658210903376250","ISSN":"0965-8211, 1464-0686","issue":"8","journalAbbreviation</vt:lpwstr>
  </property>
  <property fmtid="{D5CDD505-2E9C-101B-9397-08002B2CF9AE}" pid="625" name="ZOTERO_BREF_Kn5cshSWvdfq_13">
    <vt:lpwstr>":"Memory","language":"en","page":"874-891","source":"DOI.org (Crossref)","title":"The role of associative strength in the semantic relatedness effect on immediate serial recall","volume":"17","author":[{"family":"Tse","given":"Chi-Shing"}],"issued":{"dat</vt:lpwstr>
  </property>
  <property fmtid="{D5CDD505-2E9C-101B-9397-08002B2CF9AE}" pid="626" name="ZOTERO_BREF_Kn5cshSWvdfq_14">
    <vt:lpwstr>e-parts":[["2009",11]]}}}],"schema":"https://github.com/citation-style-language/schema/raw/master/csl-citation.json"}</vt:lpwstr>
  </property>
  <property fmtid="{D5CDD505-2E9C-101B-9397-08002B2CF9AE}" pid="627" name="ZOTERO_BREF_Kn5cshSWvdfq_2">
    <vt:lpwstr>rg/users/6058248/items/XY2R5AJE"],"itemData":{"id":2209,"type":"article-journal","abstract":"Long-term semantic memory (LTM) is known for affecting recall during working memory (WM) tasks. However, the way LTM intervenes in WM remains unknown. Moreover, t</vt:lpwstr>
  </property>
  <property fmtid="{D5CDD505-2E9C-101B-9397-08002B2CF9AE}" pid="628" name="ZOTERO_BREF_Kn5cshSWvdfq_3">
    <vt:lpwstr>he available ﬁndings are incongruent concerning how attention modulates the impact of LTM on WM. To examine this issue, the involvement of LTM representations in a complex span task was manipulated through variations of the associative relatedness of memo</vt:lpwstr>
  </property>
  <property fmtid="{D5CDD505-2E9C-101B-9397-08002B2CF9AE}" pid="629" name="ZOTERO_BREF_Kn5cshSWvdfq_4">
    <vt:lpwstr>ry items, while the attentional demand of the concurrent task was varied. Children and young adults were also compared, because children are less efﬁcient in using refreshing for maintenance than adults. Despite the impact of the three main factors on rec</vt:lpwstr>
  </property>
  <property fmtid="{D5CDD505-2E9C-101B-9397-08002B2CF9AE}" pid="630" name="ZOTERO_BREF_Kn5cshSWvdfq_5">
    <vt:lpwstr>all performance, which was better for related than unrelated words, with the low rather than the high demanding concurrent task and for adults than children, there was no interaction between associative relatedness and attentional demand, neither in child</vt:lpwstr>
  </property>
  <property fmtid="{D5CDD505-2E9C-101B-9397-08002B2CF9AE}" pid="631" name="ZOTERO_BREF_Kn5cshSWvdfq_6">
    <vt:lpwstr>ren nor in adults. We replicated these results in a second experiment with a more attention-demanding concurrent task. Moreover, analyses of recall latency showed that adults were faster than children at recalling words and both age groups were faster for</vt:lpwstr>
  </property>
  <property fmtid="{D5CDD505-2E9C-101B-9397-08002B2CF9AE}" pid="632" name="ZOTERO_BREF_Kn5cshSWvdfq_7">
    <vt:lpwstr> related (vs. unrelated) words, but there was no effect of the concurrent attentional demand on recall latency and no interaction. Finally, errors were mostly omissions and transpositions, both more prevalent under high concurrent attentional demand. The </vt:lpwstr>
  </property>
  <property fmtid="{D5CDD505-2E9C-101B-9397-08002B2CF9AE}" pid="633" name="ZOTERO_BREF_Kn5cshSWvdfq_8">
    <vt:lpwstr>present ﬁndings suggest that the availability of attention does not modulate the effect of LTM on WM. We discuss how WM models can account for this ﬁnding and how LTM can act on WM functioning.","container-title":"Journal of Experimental Psychology: Learn</vt:lpwstr>
  </property>
  <property fmtid="{D5CDD505-2E9C-101B-9397-08002B2CF9AE}" pid="634" name="ZOTERO_BREF_Kn5cshSWvdfq_9">
    <vt:lpwstr>ing, Memory, and Cognition","DOI":"10.1037/xlm0001102","ISSN":"1939-1285, 0278-7393","journalAbbreviation":"Journal of Experimental Psychology: Learning, Memory, and Cognition","language":"en","source":"DOI.org (Crossref)","title":"Role of attention in th</vt:lpwstr>
  </property>
  <property fmtid="{D5CDD505-2E9C-101B-9397-08002B2CF9AE}" pid="635" name="ZOTERO_BREF_L9ANCKHRio8n_1">
    <vt:lpwstr>ZOTERO_ITEM CSL_CITATION {"citationID":"vlvxEl4C","properties":{"formattedCitation":"(Popov &amp; Reder, 2020)","plainCitation":"(Popov &amp; Reder, 2020)","noteIndex":0},"citationItems":[{"id":1850,"uris":["http://zotero.org/users/6058248/items/RRVVWIAC"],"itemD</vt:lpwstr>
  </property>
  <property fmtid="{D5CDD505-2E9C-101B-9397-08002B2CF9AE}" pid="636" name="ZOTERO_BREF_L9ANCKHRio8n_2">
    <vt:lpwstr>ata":{"id":1850,"type":"article-journal","abstract":"We present a review of frequency effects in memory, accompanied by a theory of memory, according to which the storage of new information in long-term memory (LTM) depletes a limited pool of working memo</vt:lpwstr>
  </property>
  <property fmtid="{D5CDD505-2E9C-101B-9397-08002B2CF9AE}" pid="637" name="ZOTERO_BREF_L9ANCKHRio8n_3">
    <vt:lpwstr>ry (WM) resources as an inverse function of item strength. We support the theory by showing that items with stronger representations in LTM (e.g., high frequency items) are easier to store, bind to context, and bind to one another; that WM resources are i</vt:lpwstr>
  </property>
  <property fmtid="{D5CDD505-2E9C-101B-9397-08002B2CF9AE}" pid="638" name="ZOTERO_BREF_L9ANCKHRio8n_4">
    <vt:lpwstr>nvolved in storage and retrieval from LTM; that WM performance is better for stronger, more familiar stimuli. We present a novel analysis of preceding item strength, in which we show from nine existing studies that memory for an item is higher if during s</vt:lpwstr>
  </property>
  <property fmtid="{D5CDD505-2E9C-101B-9397-08002B2CF9AE}" pid="639" name="ZOTERO_BREF_L9ANCKHRio8n_5">
    <vt:lpwstr>tudy it was preceded by a stronger item (e.g., a high frequency word). This effect is cumulative (the more prior items are of high frequency, the better), continuous (memory proportional to word frequency of preceding item), interacts with current item st</vt:lpwstr>
  </property>
  <property fmtid="{D5CDD505-2E9C-101B-9397-08002B2CF9AE}" pid="640" name="ZOTERO_BREF_L9ANCKHRio8n_6">
    <vt:lpwstr>rength (larger for weaker items), and interacts with lag (decreases as the lag between the current and prior study item increases). A computational model that implements the theory is presented, which accounts for these effects. We discuss related phenome</vt:lpwstr>
  </property>
  <property fmtid="{D5CDD505-2E9C-101B-9397-08002B2CF9AE}" pid="641" name="ZOTERO_BREF_L9ANCKHRio8n_7">
    <vt:lpwstr>na that the model/theory can explain.","container-title":"Psychological Review","DOI":"10.1037/rev0000161","ISSN":"1939-1471, 0033-295X","issue":"1","journalAbbreviation":"Psychological Review","language":"en","page":"1-46","source":"DOI.org (Crossref)","</vt:lpwstr>
  </property>
  <property fmtid="{D5CDD505-2E9C-101B-9397-08002B2CF9AE}" pid="642" name="ZOTERO_BREF_L9ANCKHRio8n_8">
    <vt:lpwstr>title":"Frequency effects on memory: A resource-limited theory.","title-short":"Frequency effects on memory","volume":"127","author":[{"family":"Popov","given":"Vencislav"},{"family":"Reder","given":"Lynne M."}],"issued":{"date-parts":[["2020",1]]}}}],"sc</vt:lpwstr>
  </property>
  <property fmtid="{D5CDD505-2E9C-101B-9397-08002B2CF9AE}" pid="643" name="ZOTERO_BREF_L9ANCKHRio8n_9">
    <vt:lpwstr>hema":"https://github.com/citation-style-language/schema/raw/master/csl-citation.json"}</vt:lpwstr>
  </property>
  <property fmtid="{D5CDD505-2E9C-101B-9397-08002B2CF9AE}" pid="644" name="ZOTERO_BREF_LRAKL7ZbILqg_1">
    <vt:lpwstr>ZOTERO_ITEM CSL_CITATION {"citationID":"btE6hywW","properties":{"formattedCitation":"(Kowialiewski et al., 2023)","plainCitation":"(Kowialiewski et al., 2023)","dontUpdate":true,"noteIndex":0},"citationItems":[{"id":2181,"uris":["http://zotero.org/users/6</vt:lpwstr>
  </property>
  <property fmtid="{D5CDD505-2E9C-101B-9397-08002B2CF9AE}" pid="645" name="ZOTERO_BREF_LRAKL7ZbILqg_10">
    <vt:lpwstr>//github.com/citation-style-language/schema/raw/master/csl-citation.json"}</vt:lpwstr>
  </property>
  <property fmtid="{D5CDD505-2E9C-101B-9397-08002B2CF9AE}" pid="646" name="ZOTERO_BREF_LRAKL7ZbILqg_2">
    <vt:lpwstr>058248/items/GHSE92VK"],"itemData":{"id":2181,"type":"article-journal","abstract":"Working memory (WM) is often tested through immediate serial recall of word lists. Performance in such tasks is negatively influenced by phonological similarity: People mor</vt:lpwstr>
  </property>
  <property fmtid="{D5CDD505-2E9C-101B-9397-08002B2CF9AE}" pid="647" name="ZOTERO_BREF_LRAKL7ZbILqg_3">
    <vt:lpwstr>e often get the order of words wrong when they are phonologically similar to each other (e.g., cat, fat, mat). This phonological-similarity effect shows that phonology plays an important role for the representation of serial order in these tasks. By contr</vt:lpwstr>
  </property>
  <property fmtid="{D5CDD505-2E9C-101B-9397-08002B2CF9AE}" pid="648" name="ZOTERO_BREF_LRAKL7ZbILqg_4">
    <vt:lpwstr>ast, semantic similarity usually does not impact performance negatively. To resolve and understand this discrepancy, we tested the ef­ fects of phonological and semantic similarity for the retention of positional information in WM. Across six ex­ periment</vt:lpwstr>
  </property>
  <property fmtid="{D5CDD505-2E9C-101B-9397-08002B2CF9AE}" pid="649" name="ZOTERO_BREF_LRAKL7ZbILqg_5">
    <vt:lpwstr>s (all Ns = 60 young adults), we manipulated between-item semantic and phonological similarity in tasks requiring participants to form and maintain new item-context bindings in WM. Participants were asked to retrieve items from their context, or the conte</vt:lpwstr>
  </property>
  <property fmtid="{D5CDD505-2E9C-101B-9397-08002B2CF9AE}" pid="650" name="ZOTERO_BREF_LRAKL7ZbILqg_6">
    <vt:lpwstr>xts from their item. For both retrieval directions, phonological similarity impaired WM for item-context bindings across all experiments. Semantic similarity did not. These results demonstrate that WM encodes phonological and semantic information differen</vt:lpwstr>
  </property>
  <property fmtid="{D5CDD505-2E9C-101B-9397-08002B2CF9AE}" pid="651" name="ZOTERO_BREF_LRAKL7ZbILqg_7">
    <vt:lpwstr>tly. We propose a WM model accounting for semantic-similarity effects in WM, in which semantic knowledge supports WM through activated long-term memory.","container-title":"Cognition","DOI":"10.1016/j.cognition.2022.105364","ISSN":"00100277","issue":"1053</vt:lpwstr>
  </property>
  <property fmtid="{D5CDD505-2E9C-101B-9397-08002B2CF9AE}" pid="652" name="ZOTERO_BREF_LRAKL7ZbILqg_8">
    <vt:lpwstr>64","journalAbbreviation":"Cognition","language":"en","source":"DOI.org (Crossref)","title":"Verbal working memory encodes phonological and semantic information differently","URL":"https://linkinghub.elsevier.com/retrieve/pii/S0010027722003535","volume":"</vt:lpwstr>
  </property>
  <property fmtid="{D5CDD505-2E9C-101B-9397-08002B2CF9AE}" pid="653" name="ZOTERO_BREF_LRAKL7ZbILqg_9">
    <vt:lpwstr>233","author":[{"family":"Kowialiewski","given":"B."},{"family":"Krasnoff","given":"J."},{"family":"Mizrak","given":"E."},{"family":"Oberauer","given":"K."}],"accessed":{"date-parts":[["2022",12,29]]},"issued":{"date-parts":[["2023"]]}}}],"schema":"https:</vt:lpwstr>
  </property>
  <property fmtid="{D5CDD505-2E9C-101B-9397-08002B2CF9AE}" pid="654" name="ZOTERO_BREF_LeETVGvXEL2S_1">
    <vt:lpwstr>ZOTERO_ITEM CSL_CITATION {"citationID":"aFgKDH4f","properties":{"formattedCitation":"(Cowan et al., 1992, 2002; Oberauer, 2003)","plainCitation":"(Cowan et al., 1992, 2002; Oberauer, 2003)","noteIndex":0},"citationItems":[{"id":1715,"uris":["http://zotero</vt:lpwstr>
  </property>
  <property fmtid="{D5CDD505-2E9C-101B-9397-08002B2CF9AE}" pid="655" name="ZOTERO_BREF_LeETVGvXEL2S_10">
    <vt:lpwstr>he patterns of accuracy. The results support an attentional gradient as one source of the primacy eﬀect. They are compatible with input and output interference or decay, but are diﬃcult to explain by a temporal distinctiveness account. No support was foun</vt:lpwstr>
  </property>
  <property fmtid="{D5CDD505-2E9C-101B-9397-08002B2CF9AE}" pid="656" name="ZOTERO_BREF_LeETVGvXEL2S_11">
    <vt:lpwstr>d for response suppression and edge eﬀects as mechanisms to explain recency.","container-title":"Journal of Memory and Language","DOI":"10.1016/S0749-596X(03)00080-9","ISSN":"0749596X","issue":"4","journalAbbreviation":"Journal of Memory and Language","la</vt:lpwstr>
  </property>
  <property fmtid="{D5CDD505-2E9C-101B-9397-08002B2CF9AE}" pid="657" name="ZOTERO_BREF_LeETVGvXEL2S_12">
    <vt:lpwstr>nguage":"en","page":"469-483","source":"DOI.org (Crossref)","title":"Understanding serial position curves in short-term recognition and recall","volume":"49","author":[{"family":"Oberauer","given":"Klaus"}],"issued":{"date-parts":[["2003",11]]}}}],"schema</vt:lpwstr>
  </property>
  <property fmtid="{D5CDD505-2E9C-101B-9397-08002B2CF9AE}" pid="658" name="ZOTERO_BREF_LeETVGvXEL2S_13">
    <vt:lpwstr>":"https://github.com/citation-style-language/schema/raw/master/csl-citation.json"}</vt:lpwstr>
  </property>
  <property fmtid="{D5CDD505-2E9C-101B-9397-08002B2CF9AE}" pid="659" name="ZOTERO_BREF_LeETVGvXEL2S_2">
    <vt:lpwstr>.org/users/6058248/items/QCQNUGKB"],"itemData":{"id":1715,"type":"article-journal","container-title":"Journal of Memory and Language","DOI":"10.1016/0749-596X(92)90002-F","ISSN":"0749596X","issue":"1","journalAbbreviation":"Journal of Memory and Language"</vt:lpwstr>
  </property>
  <property fmtid="{D5CDD505-2E9C-101B-9397-08002B2CF9AE}" pid="660" name="ZOTERO_BREF_LeETVGvXEL2S_3">
    <vt:lpwstr>,"language":"en","page":"1-17","source":"DOI.org (Crossref)","title":"The role of verbal output time in the effects of word length on immediate memory","volume":"31","author":[{"family":"Cowan","given":"Nelson"},{"family":"Day","given":"L."},{"family":"Sa</vt:lpwstr>
  </property>
  <property fmtid="{D5CDD505-2E9C-101B-9397-08002B2CF9AE}" pid="661" name="ZOTERO_BREF_LeETVGvXEL2S_4">
    <vt:lpwstr>ults","given":"J. Scott"},{"family":"Keller","given":"J."},{"family":"Johnson","given":"T."},{"family":"Flores","given":"L."}],"issued":{"date-parts":[["1992",2]]}}},{"id":1020,"uris":["http://zotero.org/users/6058248/items/5SPBS53B"],"itemData":{"id":102</vt:lpwstr>
  </property>
  <property fmtid="{D5CDD505-2E9C-101B-9397-08002B2CF9AE}" pid="662" name="ZOTERO_BREF_LeETVGvXEL2S_5">
    <vt:lpwstr>0,"type":"article-journal","container-title":"Journal of Memory and Language","DOI":"10.1006/jmla.2001.2805","ISSN":"0749596X","issue":"1","journalAbbreviation":"Journal of Memory and Language","language":"en","page":"153-177","source":"DOI.org (Crossref)</vt:lpwstr>
  </property>
  <property fmtid="{D5CDD505-2E9C-101B-9397-08002B2CF9AE}" pid="663" name="ZOTERO_BREF_LeETVGvXEL2S_6">
    <vt:lpwstr>","title":"Deconfounding Serial Recall","volume":"46","author":[{"family":"Cowan","given":"Nelson"},{"family":"Saults","given":"J.Scott"},{"family":"Elliott","given":"Emily M"},{"family":"Moreno","given":"Matthew V"}],"issued":{"date-parts":[["2002",1]]}}</vt:lpwstr>
  </property>
  <property fmtid="{D5CDD505-2E9C-101B-9397-08002B2CF9AE}" pid="664" name="ZOTERO_BREF_LeETVGvXEL2S_7">
    <vt:lpwstr>},{"id":1720,"uris":["http://zotero.org/users/6058248/items/8S26VUB3"],"itemData":{"id":1720,"type":"article-journal","abstract":"The experiment analyzed serial position curves in recall, global recognition (comparing probes to whole lists) and local reco</vt:lpwstr>
  </property>
  <property fmtid="{D5CDD505-2E9C-101B-9397-08002B2CF9AE}" pid="665" name="ZOTERO_BREF_LeETVGvXEL2S_8">
    <vt:lpwstr>gnition (comparing probes to speciﬁc items in a list). Input order, output order, and the spatial order to be memorized were deconfounded by presenting and probing items in random order in diﬀerent spatial positions. Primacy and recency eﬀects over input </vt:lpwstr>
  </property>
  <property fmtid="{D5CDD505-2E9C-101B-9397-08002B2CF9AE}" pid="666" name="ZOTERO_BREF_LeETVGvXEL2S_9">
    <vt:lpwstr>position were observed for all three tasks. Only primacy emerged over output position. Spatial position aﬀected only recall and local recognition but not global recognition accuracy. Latency data provided additional information, sometimes deviating from t</vt:lpwstr>
  </property>
  <property fmtid="{D5CDD505-2E9C-101B-9397-08002B2CF9AE}" pid="667" name="ZOTERO_BREF_MV2PHbhzPEzm_1">
    <vt:lpwstr>ZOTERO_ITEM CSL_CITATION {"citationID":"Indv5Nef","properties":{"formattedCitation":"(Mandera et al., 2017)","plainCitation":"(Mandera et al., 2017)","noteIndex":0},"citationItems":[{"id":4598,"uris":["http://zotero.org/users/6058248/items/XVBC8JVS"],"ite</vt:lpwstr>
  </property>
  <property fmtid="{D5CDD505-2E9C-101B-9397-08002B2CF9AE}" pid="668" name="ZOTERO_BREF_MV2PHbhzPEzm_2">
    <vt:lpwstr>mData":{"id":4598,"type":"article-journal","abstract":"Recent developments in distributional semantics (Mikolov, Chen, Corrado, &amp; Dean, 2013; Mikolov, Sutskever, Chen, Corrado, &amp; Dean, 2013) include a new class of predictionbased models that are trained o</vt:lpwstr>
  </property>
  <property fmtid="{D5CDD505-2E9C-101B-9397-08002B2CF9AE}" pid="669" name="ZOTERO_BREF_MV2PHbhzPEzm_3">
    <vt:lpwstr>n a text corpus and that measure semantic similarity between words. We discuss the relevance of these models for psycholinguistic theories and compare them to more traditional distributional semantic models. We compare the models’ performances on a large </vt:lpwstr>
  </property>
  <property fmtid="{D5CDD505-2E9C-101B-9397-08002B2CF9AE}" pid="670" name="ZOTERO_BREF_MV2PHbhzPEzm_4">
    <vt:lpwstr>dataset of semantic priming (Hutchison et al., 2013) and on a number of other tasks involving semantic processing and conclude that the prediction-based models usually offer a better ﬁt to behavioral data. Theoretically, we argue that these models bridge </vt:lpwstr>
  </property>
  <property fmtid="{D5CDD505-2E9C-101B-9397-08002B2CF9AE}" pid="671" name="ZOTERO_BREF_MV2PHbhzPEzm_5">
    <vt:lpwstr>the gap between traditional approaches to distributional semantics and psychologically plausible learning principles. As an aid to researchers, we release semantic vectors for English and Dutch for a range of models together with a convenient interface th</vt:lpwstr>
  </property>
  <property fmtid="{D5CDD505-2E9C-101B-9397-08002B2CF9AE}" pid="672" name="ZOTERO_BREF_MV2PHbhzPEzm_6">
    <vt:lpwstr>at can be used to extract a great number of semantic similarity measures.","container-title":"Journal of Memory and Language","DOI":"10.1016/j.jml.2016.04.001","ISSN":"0749596X","journalAbbreviation":"Journal of Memory and Language","language":"en","page"</vt:lpwstr>
  </property>
  <property fmtid="{D5CDD505-2E9C-101B-9397-08002B2CF9AE}" pid="673" name="ZOTERO_BREF_MV2PHbhzPEzm_7">
    <vt:lpwstr>:"57-78","source":"DOI.org (Crossref)","title":"Explaining human performance in psycholinguistic tasks with models of semantic similarity based on prediction and counting: A review and empirical validation","title-short":"Explaining human performance in p</vt:lpwstr>
  </property>
  <property fmtid="{D5CDD505-2E9C-101B-9397-08002B2CF9AE}" pid="674" name="ZOTERO_BREF_MV2PHbhzPEzm_8">
    <vt:lpwstr>sycholinguistic tasks with models of semantic similarity based on prediction and counting","volume":"92","author":[{"family":"Mandera","given":"Paweł"},{"family":"Keuleers","given":"Emmanuel"},{"family":"Brysbaert","given":"Marc"}],"issued":{"date-parts":</vt:lpwstr>
  </property>
  <property fmtid="{D5CDD505-2E9C-101B-9397-08002B2CF9AE}" pid="675" name="ZOTERO_BREF_MV2PHbhzPEzm_9">
    <vt:lpwstr>[["2017",2]]}}}],"schema":"https://github.com/citation-style-language/schema/raw/master/csl-citation.json"}</vt:lpwstr>
  </property>
  <property fmtid="{D5CDD505-2E9C-101B-9397-08002B2CF9AE}" pid="676" name="ZOTERO_BREF_Mda8AM3MaVS1_1">
    <vt:lpwstr>ZOTERO_ITEM CSL_CITATION {"citationID":"fDUQVOsI","properties":{"formattedCitation":"(Baddeley et al., 1998)","plainCitation":"(Baddeley et al., 1998)","noteIndex":0},"citationItems":[{"id":233,"uris":["http://zotero.org/users/6058248/items/6ESZAYRT"],"it</vt:lpwstr>
  </property>
  <property fmtid="{D5CDD505-2E9C-101B-9397-08002B2CF9AE}" pid="677" name="ZOTERO_BREF_Mda8AM3MaVS1_2">
    <vt:lpwstr>emData":{"id":233,"type":"article-journal","container-title":"Psychological Review","DOI":"10.1037/0033-295X.105.1.158","ISSN":"1939-1471, 0033-295X","issue":"1","journalAbbreviation":"Psychological Review","language":"en","page":"158-173","source":"DOI.o</vt:lpwstr>
  </property>
  <property fmtid="{D5CDD505-2E9C-101B-9397-08002B2CF9AE}" pid="678" name="ZOTERO_BREF_Mda8AM3MaVS1_3">
    <vt:lpwstr>rg (Crossref)","title":"The phonological loop as a language learning device.","volume":"105","author":[{"family":"Baddeley","given":"Alan D."},{"family":"Gathercole","given":"Susan"},{"family":"Papagno","given":"Costanza"}],"issued":{"date-parts":[["1998"</vt:lpwstr>
  </property>
  <property fmtid="{D5CDD505-2E9C-101B-9397-08002B2CF9AE}" pid="679" name="ZOTERO_BREF_Mda8AM3MaVS1_4">
    <vt:lpwstr>]]}}}],"schema":"https://github.com/citation-style-language/schema/raw/master/csl-citation.json"}</vt:lpwstr>
  </property>
  <property fmtid="{D5CDD505-2E9C-101B-9397-08002B2CF9AE}" pid="680" name="ZOTERO_BREF_N47PE1ays3cS_1">
    <vt:lpwstr>ZOTERO_ITEM CSL_CITATION {"citationID":"pBZ0wLSw","properties":{"formattedCitation":"(Kowialiewski, Gorin, et al., 2021)","plainCitation":"(Kowialiewski, Gorin, et al., 2021)","dontUpdate":true,"noteIndex":0},"citationItems":[{"id":254,"uris":["http://zot</vt:lpwstr>
  </property>
  <property fmtid="{D5CDD505-2E9C-101B-9397-08002B2CF9AE}" pid="681" name="ZOTERO_BREF_N47PE1ays3cS_2">
    <vt:lpwstr>ero.org/users/6058248/items/GGHP6KT7"],"itemData":{"id":254,"type":"article-journal","container-title":"Journal of Experimental Psychology: Learning, Memory, and Cognition","DOI":"https://doi.org/10.1037/xlm0001031","title":"Semantic knowledge constrains </vt:lpwstr>
  </property>
  <property fmtid="{D5CDD505-2E9C-101B-9397-08002B2CF9AE}" pid="682" name="ZOTERO_BREF_N47PE1ays3cS_3">
    <vt:lpwstr>the processing of serial order information in working memory","author":[{"family":"Kowialiewski","given":"Benjamin"},{"family":"Gorin","given":"Simon"},{"family":"Majerus","given":"Steve"}],"issued":{"date-parts":[["2021"]]}}}],"schema":"https://github.co</vt:lpwstr>
  </property>
  <property fmtid="{D5CDD505-2E9C-101B-9397-08002B2CF9AE}" pid="683" name="ZOTERO_BREF_N47PE1ays3cS_4">
    <vt:lpwstr>m/citation-style-language/schema/raw/master/csl-citation.json"}</vt:lpwstr>
  </property>
  <property fmtid="{D5CDD505-2E9C-101B-9397-08002B2CF9AE}" pid="684" name="ZOTERO_BREF_N98Iyf15Yc6J_1">
    <vt:lpwstr>ZOTERO_ITEM CSL_CITATION {"citationID":"iBZP8xwT","properties":{"formattedCitation":"(Kowialiewski et al., 2021; Kowialiewski, Lemaire, et al., 2023; Lemaire et al., 2021; Lemaire &amp; Portrat, 2018; Portrat et al., 2016; Portrat &amp; Lemaire, 2015)","plainCita</vt:lpwstr>
  </property>
  <property fmtid="{D5CDD505-2E9C-101B-9397-08002B2CF9AE}" pid="685" name="ZOTERO_BREF_N98Iyf15Yc6J_10">
    <vt:lpwstr>edge impact working memory maintenance? Computational and behavioral investigations","title-short":"How Does Semantic Knowledge Impact Working Memory Maintenance?","URL":"https://doi.org/10.1016/j.jml.2020.104208.","volume":"117","author":[{"family":"Kowi</vt:lpwstr>
  </property>
  <property fmtid="{D5CDD505-2E9C-101B-9397-08002B2CF9AE}" pid="686" name="ZOTERO_BREF_N98Iyf15Yc6J_11">
    <vt:lpwstr>aliewski","given":"Benjamin"},{"family":"Lemaire","given":"Benoît"},{"family":"Portrat","given":"Sophie"}],"accessed":{"date-parts":[["2020",12,27]]},"issued":{"date-parts":[["2021"]]}}},{"id":2143,"uris":["http://zotero.org/users/6058248/items/6N7E8BYZ"]</vt:lpwstr>
  </property>
  <property fmtid="{D5CDD505-2E9C-101B-9397-08002B2CF9AE}" pid="687" name="ZOTERO_BREF_N98Iyf15Yc6J_12">
    <vt:lpwstr>,"itemData":{"id":2143,"type":"article-journal","abstract":"The ability to compress information is a fundamental cognitive function. It allows working memory (WM) to overcome its severely limited capacity. Recent evidence suggests that the similarity betw</vt:lpwstr>
  </property>
  <property fmtid="{D5CDD505-2E9C-101B-9397-08002B2CF9AE}" pid="688" name="ZOTERO_BREF_N98Iyf15Yc6J_13">
    <vt:lpwstr>een items can be used to compress information, leading to a rich pattern of behavioral results. This work presents a series of simulations showing that this rich pattern of WM performance is captured using the principles of TBRS*, a decay and refreshing a</vt:lpwstr>
  </property>
  <property fmtid="{D5CDD505-2E9C-101B-9397-08002B2CF9AE}" pid="689" name="ZOTERO_BREF_N98Iyf15Yc6J_14">
    <vt:lpwstr>rchitecture. By assuming that similar items are compressed, the architecture can explain the beneficial effect of similarity on the items themselves. The architecture also explains the fact that when similar items are mixed with dissimilar items, this pro</vt:lpwstr>
  </property>
  <property fmtid="{D5CDD505-2E9C-101B-9397-08002B2CF9AE}" pid="690" name="ZOTERO_BREF_N98Iyf15Yc6J_15">
    <vt:lpwstr>vides a proactive—but no retroactive—benefit on WM performance. In addition, the model captures fine-grained patterns of transposition errors recently reported. Several analyses are reported showing the robustness of the model’s predictions. We reached th</vt:lpwstr>
  </property>
  <property fmtid="{D5CDD505-2E9C-101B-9397-08002B2CF9AE}" pid="691" name="ZOTERO_BREF_N98Iyf15Yc6J_16">
    <vt:lpwstr>e conclusion that decay and refreshing theories provide a plausible explanation for compression effects in WM. These conclusions are discussed in light of recent experimental results. The importance of computational modeling for testing theories is emphas</vt:lpwstr>
  </property>
  <property fmtid="{D5CDD505-2E9C-101B-9397-08002B2CF9AE}" pid="692" name="ZOTERO_BREF_N98Iyf15Yc6J_17">
    <vt:lpwstr>ized.","container-title":"Computational Brain &amp; Behavior","DOI":"https://doi.org/10.1007/s42113-023-00179-0","language":"en","source":"Zotero","title":"Similarity-Based Compression in Working Memory: Implications for Decay and Refreshing Models","author":</vt:lpwstr>
  </property>
  <property fmtid="{D5CDD505-2E9C-101B-9397-08002B2CF9AE}" pid="693" name="ZOTERO_BREF_N98Iyf15Yc6J_18">
    <vt:lpwstr>[{"family":"Kowialiewski","given":"Benjamin"},{"family":"Lemaire","given":"Benoît"},{"family":"Portrat","given":"Sophie"}],"issued":{"date-parts":[["2023"]]}}},{"id":1869,"uris":["http://zotero.org/users/6058248/items/2KLW9523"],"itemData":{"id":1869,"typ</vt:lpwstr>
  </property>
  <property fmtid="{D5CDD505-2E9C-101B-9397-08002B2CF9AE}" pid="694" name="ZOTERO_BREF_N98Iyf15Yc6J_19">
    <vt:lpwstr>e":"article-journal","abstract":"Maintenance of verbal information within human working memory occurs through two main complementary mechanisms: articulatory rehearsal and refreshing. Both are well-described in the literature but very few computational mo</vt:lpwstr>
  </property>
  <property fmtid="{D5CDD505-2E9C-101B-9397-08002B2CF9AE}" pid="695" name="ZOTERO_BREF_N98Iyf15Yc6J_2">
    <vt:lpwstr>tion":"(Kowialiewski et al., 2021; Kowialiewski, Lemaire, et al., 2023; Lemaire et al., 2021; Lemaire &amp; Portrat, 2018; Portrat et al., 2016; Portrat &amp; Lemaire, 2015)","noteIndex":0},"citationItems":[{"id":2001,"uris":["http://zotero.org/users/6058248/item</vt:lpwstr>
  </property>
  <property fmtid="{D5CDD505-2E9C-101B-9397-08002B2CF9AE}" pid="696" name="ZOTERO_BREF_N98Iyf15Yc6J_20">
    <vt:lpwstr>dels have attempted to describe the ways they interact to maintain information. Because these interactions are difficult to apprehend without computer simulations, this paper presents a possible implementation of rehearsal within TBRS* (Time-Based Resourc</vt:lpwstr>
  </property>
  <property fmtid="{D5CDD505-2E9C-101B-9397-08002B2CF9AE}" pid="697" name="ZOTERO_BREF_N98Iyf15Yc6J_21">
    <vt:lpwstr>e-Sharing Theory), a computational model operating only with refreshing and based on the TBRS verbal theory. Computer code is available at https: //osf.io/taqmv/ . The implementation was tested on different benchmark findings and could replicate all main </vt:lpwstr>
  </property>
  <property fmtid="{D5CDD505-2E9C-101B-9397-08002B2CF9AE}" pid="698" name="ZOTERO_BREF_N98Iyf15Yc6J_22">
    <vt:lpwstr>effects attributed to rehearsal, while still being accountable for the same effect as TBRS*. Four aspects of our rehearsal implementation are discussed with respect to the human behavior that is intended to be described: first, the primacy and recency eff</vt:lpwstr>
  </property>
  <property fmtid="{D5CDD505-2E9C-101B-9397-08002B2CF9AE}" pid="699" name="ZOTERO_BREF_N98Iyf15Yc6J_23">
    <vt:lpwstr>ects in relation to the short-term property of rehearsal and the long-term purpose of refreshing; second, the moment at which long-term memory influences working memory performance during working memory tasks in reference to the redintegration hypothesis;</vt:lpwstr>
  </property>
  <property fmtid="{D5CDD505-2E9C-101B-9397-08002B2CF9AE}" pid="700" name="ZOTERO_BREF_N98Iyf15Yc6J_24">
    <vt:lpwstr> third, the interplay between the two maintenance mechanisms; finally, positional coding as the appropriate representation for rehearsal.","container-title":"Cognitive Computation","DOI":"10.1007/s12559-020-09791-9","ISSN":"1866-9956, 1866-9964","issue":"</vt:lpwstr>
  </property>
  <property fmtid="{D5CDD505-2E9C-101B-9397-08002B2CF9AE}" pid="701" name="ZOTERO_BREF_N98Iyf15Yc6J_25">
    <vt:lpwstr>1","journalAbbreviation":"Cogn Comput","language":"en","page":"49-68","source":"DOI.org (Crossref)","title":"Modeling Articulatory Rehearsal in an Attention-Based Model of Working Memory","volume":"13","author":[{"family":"Lemaire","given":"Benoît"},{"fam</vt:lpwstr>
  </property>
  <property fmtid="{D5CDD505-2E9C-101B-9397-08002B2CF9AE}" pid="702" name="ZOTERO_BREF_N98Iyf15Yc6J_26">
    <vt:lpwstr>ily":"Heuer","given":"Charlotte"},{"family":"Portrat","given":"Sophie"}],"issued":{"date-parts":[["2021",1]]}}},{"id":333,"uris":["http://zotero.org/users/6058248/items/CWTIIAG9"],"itemData":{"id":333,"type":"article-journal","abstract":"There is still a </vt:lpwstr>
  </property>
  <property fmtid="{D5CDD505-2E9C-101B-9397-08002B2CF9AE}" pid="703" name="ZOTERO_BREF_N98Iyf15Yc6J_27">
    <vt:lpwstr>strong debate in the working memory literature about the cause of forgetting, with many articles providing evidence for the existence of temporal decay and as many publications providing evidence compatible with interference being the only mechanism invol</vt:lpwstr>
  </property>
  <property fmtid="{D5CDD505-2E9C-101B-9397-08002B2CF9AE}" pid="704" name="ZOTERO_BREF_N98Iyf15Yc6J_28">
    <vt:lpwstr>ved in forgetting. In order to reconcile the two views, this article describes TBRS∗-I (for Time-Based Resource-Sharing∗-Interference), a computational model of working memory which incorporates an interference-based mechanism to the decay-based implement</vt:lpwstr>
  </property>
  <property fmtid="{D5CDD505-2E9C-101B-9397-08002B2CF9AE}" pid="705" name="ZOTERO_BREF_N98Iyf15Yc6J_29">
    <vt:lpwstr>ation TBRS∗ within the TBRS theoretical framework. At encoding, memoranda are associated to their context, namely their position in the list. Temporal decay decreases the strength of these associations, but a refreshing process may reactivate it during fr</vt:lpwstr>
  </property>
  <property fmtid="{D5CDD505-2E9C-101B-9397-08002B2CF9AE}" pid="706" name="ZOTERO_BREF_N98Iyf15Yc6J_3">
    <vt:lpwstr>s/KQFVBFHW"],"itemData":{"id":2001,"type":"article-journal","abstract":"It is now firmly established that long-term memory knowledge, such as semantic knowledge, supports the temporary maintenance of verbal information in Working Memory (WM). This support</vt:lpwstr>
  </property>
  <property fmtid="{D5CDD505-2E9C-101B-9397-08002B2CF9AE}" pid="707" name="ZOTERO_BREF_N98Iyf15Yc6J_30">
    <vt:lpwstr>ee time. Distractors may alter the distributed representation of memoranda but refreshing can restore them based on the long-term memory representations. Refreshing is therefore twofold: reactivation plus restoration, each one counteracting the detrimenta</vt:lpwstr>
  </property>
  <property fmtid="{D5CDD505-2E9C-101B-9397-08002B2CF9AE}" pid="708" name="ZOTERO_BREF_N98Iyf15Yc6J_31">
    <vt:lpwstr>l time-based and interference-based decays, respectively. Two types of interference are implemented: interference by confusion which depends on the degree of overlap between memoranda and distractors and interference by superposition which depends on the </vt:lpwstr>
  </property>
  <property fmtid="{D5CDD505-2E9C-101B-9397-08002B2CF9AE}" pid="709" name="ZOTERO_BREF_N98Iyf15Yc6J_32">
    <vt:lpwstr>similarity between them. TBRS∗-I was tested on six benchmark ﬁndings on retention-interval and distractor-processing effects by means of millions of simulations testing the effects of seven factors on memory performance: the number of memoranda, the durat</vt:lpwstr>
  </property>
  <property fmtid="{D5CDD505-2E9C-101B-9397-08002B2CF9AE}" pid="710" name="ZOTERO_BREF_N98Iyf15Yc6J_33">
    <vt:lpwstr>ion of distractor attentional capture, the duration of free time, the number of distractors, the amount of overlap between memoranda and distractors, the similarity between memoranda and distractors and the homogeneity of distractors (all identical or all</vt:lpwstr>
  </property>
  <property fmtid="{D5CDD505-2E9C-101B-9397-08002B2CF9AE}" pid="711" name="ZOTERO_BREF_N98Iyf15Yc6J_34">
    <vt:lpwstr> distinct). TBRS∗-I replicated classical effects and proved to be a suitable hybrid model integrating both interference and time-based decay. The article also discusses the compatibility of TBRS∗-I with a unitary or dual view of memory and the issue of in</vt:lpwstr>
  </property>
  <property fmtid="{D5CDD505-2E9C-101B-9397-08002B2CF9AE}" pid="712" name="ZOTERO_BREF_N98Iyf15Yc6J_35">
    <vt:lpwstr>tegrating time and interference in a single model. Computer codes and data are available at https://osf.io/65sna/.","container-title":"Frontiers in Psychology","DOI":"10.3389/fpsyg.2018.00416","ISSN":"1664-1078","journalAbbreviation":"Front. Psychol.","la</vt:lpwstr>
  </property>
  <property fmtid="{D5CDD505-2E9C-101B-9397-08002B2CF9AE}" pid="713" name="ZOTERO_BREF_N98Iyf15Yc6J_36">
    <vt:lpwstr>nguage":"en","page":"416","source":"DOI.org (Crossref)","title":"A Computational Model of Working Memory Integrating Time-Based Decay and Interference","volume":"9","author":[{"family":"Lemaire","given":"Benoît"},{"family":"Portrat","given":"Sophie"}],"is</vt:lpwstr>
  </property>
  <property fmtid="{D5CDD505-2E9C-101B-9397-08002B2CF9AE}" pid="714" name="ZOTERO_BREF_N98Iyf15Yc6J_37">
    <vt:lpwstr>sued":{"date-parts":[["2018",4,3]]}}},{"id":1512,"uris":["http://zotero.org/users/6058248/items/JD82626G"],"itemData":{"id":1512,"type":"article-journal","container-title":"Memory &amp; Cognition","DOI":"10.3758/s13421-015-0572-9","ISSN":"0090-502X, 1532-5946</vt:lpwstr>
  </property>
  <property fmtid="{D5CDD505-2E9C-101B-9397-08002B2CF9AE}" pid="715" name="ZOTERO_BREF_N98Iyf15Yc6J_38">
    <vt:lpwstr>","issue":"3","journalAbbreviation":"Mem Cogn","language":"en","page":"420-434","source":"DOI.org (Crossref)","title":"Promoting the experimental dialogue between working memory and chunking: Behavioral data and simulation","title-short":"Promoting the ex</vt:lpwstr>
  </property>
  <property fmtid="{D5CDD505-2E9C-101B-9397-08002B2CF9AE}" pid="716" name="ZOTERO_BREF_N98Iyf15Yc6J_39">
    <vt:lpwstr>perimental dialogue between working memory and chunking","volume":"44","author":[{"family":"Portrat","given":"Sophie"},{"family":"Guida","given":"Alessandro"},{"family":"Phénix","given":"Thierry"},{"family":"Lemaire","given":"Benoît"}],"issued":{"date-par</vt:lpwstr>
  </property>
  <property fmtid="{D5CDD505-2E9C-101B-9397-08002B2CF9AE}" pid="717" name="ZOTERO_BREF_N98Iyf15Yc6J_4">
    <vt:lpwstr> from semantic knowledge is well-explained by models assuming that verbal items are directly activated in long-term memory, and that this activation provides the representational basis for WM maintenance. However, the exact mechanisms underlying semantic </vt:lpwstr>
  </property>
  <property fmtid="{D5CDD505-2E9C-101B-9397-08002B2CF9AE}" pid="718" name="ZOTERO_BREF_N98Iyf15Yc6J_40">
    <vt:lpwstr>ts":[["2016",4]]}}},{"id":1511,"uris":["http://zotero.org/users/6058248/items/EJEQA2US"],"itemData":{"id":1511,"type":"article-journal","abstract":"Short-term memorization of items while performing a concurrent distracting task requires maintenance proces</vt:lpwstr>
  </property>
  <property fmtid="{D5CDD505-2E9C-101B-9397-08002B2CF9AE}" pid="719" name="ZOTERO_BREF_N98Iyf15Yc6J_41">
    <vt:lpwstr>ses. The time-based resource-sharing model of working memory (Barrouillet et al. in Psychol Rev 118:175–192, 2011) and its computational version TBRS* (Oberauer and Lewandowsky in Psychon Bull Rev 18:10–45, 2011) proposed that items are refreshed when att</vt:lpwstr>
  </property>
  <property fmtid="{D5CDD505-2E9C-101B-9397-08002B2CF9AE}" pid="720" name="ZOTERO_BREF_N98Iyf15Yc6J_42">
    <vt:lpwstr>ention is not captured by the distracting activity. However, these models are unable to account for human performance on the last items when temporal constraints are substantial. The present study presents an analytic approach and computational simulation</vt:lpwstr>
  </property>
  <property fmtid="{D5CDD505-2E9C-101B-9397-08002B2CF9AE}" pid="721" name="ZOTERO_BREF_N98Iyf15Yc6J_43">
    <vt:lpwstr>s showing that the sequentiality of the domain-general attentional refreshing mechanism is responsible for the discrepancy between humans and model. It is suggested that the focus of attention could be ﬂexible. The implementation of a computational model </vt:lpwstr>
  </property>
  <property fmtid="{D5CDD505-2E9C-101B-9397-08002B2CF9AE}" pid="722" name="ZOTERO_BREF_N98Iyf15Yc6J_44">
    <vt:lpwstr>based on this solution provides a much better ﬁt to human data. Outcomes are discussed in reference to contemporary works on the phonological loop as well as in reference to other computational models of short-term memory.","container-title":"Cognitive Co</vt:lpwstr>
  </property>
  <property fmtid="{D5CDD505-2E9C-101B-9397-08002B2CF9AE}" pid="723" name="ZOTERO_BREF_N98Iyf15Yc6J_45">
    <vt:lpwstr>mputation","DOI":"10.1007/s12559-014-9294-8","ISSN":"1866-9956, 1866-9964","issue":"3","journalAbbreviation":"Cogn Comput","language":"en","page":"333-345","source":"DOI.org (Crossref)","title":"Is Attentional Refreshing in Working Memory Sequential? A Co</vt:lpwstr>
  </property>
  <property fmtid="{D5CDD505-2E9C-101B-9397-08002B2CF9AE}" pid="724" name="ZOTERO_BREF_N98Iyf15Yc6J_46">
    <vt:lpwstr>mputational Modeling Approach","title-short":"Is Attentional Refreshing in Working Memory Sequential?","volume":"7","author":[{"family":"Portrat","given":"Sophie"},{"family":"Lemaire","given":"Benoît"}],"issued":{"date-parts":[["2015",6]]}}}],"schema":"ht</vt:lpwstr>
  </property>
  <property fmtid="{D5CDD505-2E9C-101B-9397-08002B2CF9AE}" pid="725" name="ZOTERO_BREF_N98Iyf15Yc6J_47">
    <vt:lpwstr>tps://github.com/citation-style-language/schema/raw/master/csl-citation.json"}</vt:lpwstr>
  </property>
  <property fmtid="{D5CDD505-2E9C-101B-9397-08002B2CF9AE}" pid="726" name="ZOTERO_BREF_N98Iyf15Yc6J_5">
    <vt:lpwstr>influence on WM performance remain poorly understood. We manipulated the presence of betweenitem semantic relatedness in an immediate serial recall task, by mixing triplets composed of semantically related and unrelated items (e.g. leaf – tree – branch – </vt:lpwstr>
  </property>
  <property fmtid="{D5CDD505-2E9C-101B-9397-08002B2CF9AE}" pid="727" name="ZOTERO_BREF_N98Iyf15Yc6J_6">
    <vt:lpwstr>wall – beer – dog; hand – father – truck – cloud – sky – rain). Compared to unrelated items, related items were better recalled, as had been classically observed. Critically, semantic relatedness also impacted WM maintenance in a complex manner, as observ</vt:lpwstr>
  </property>
  <property fmtid="{D5CDD505-2E9C-101B-9397-08002B2CF9AE}" pid="728" name="ZOTERO_BREF_N98Iyf15Yc6J_7">
    <vt:lpwstr>ed by the presence of proactive benefit effects on subsequent unrelated items, and the absence of retroactive effects. The complexity of these interactions is well-captured by TBRS*-S, a decay-based computational architecture in which the activation occur</vt:lpwstr>
  </property>
  <property fmtid="{D5CDD505-2E9C-101B-9397-08002B2CF9AE}" pid="729" name="ZOTERO_BREF_N98Iyf15Yc6J_8">
    <vt:lpwstr>ring in long-term memory is described. The present study suggests that semantic knowledge can be used to free up WM resources that can be reallocated for maintenance purposes, and supports models postulating that long-term memory knowledge constrains WM m</vt:lpwstr>
  </property>
  <property fmtid="{D5CDD505-2E9C-101B-9397-08002B2CF9AE}" pid="730" name="ZOTERO_BREF_N98Iyf15Yc6J_9">
    <vt:lpwstr>aintenance processes.","container-title":"Journal of Memory and Language","DOI":"https://doi.org/10.1016/j.jml.2020.104208","issue":"104208","language":"en","note":"DOI: 10.31234/osf.io/tn4dj","source":"DOI.org (Crossref)","title":"How does semantic knowl</vt:lpwstr>
  </property>
  <property fmtid="{D5CDD505-2E9C-101B-9397-08002B2CF9AE}" pid="731" name="ZOTERO_BREF_NDEhJNbyaiuQ_1">
    <vt:lpwstr>ZOTERO_ITEM CSL_CITATION {"citationID":"2kkXnvUY","properties":{"formattedCitation":"(Oberauer &amp; Souza, 2020)","plainCitation":"(Oberauer &amp; Souza, 2020)","noteIndex":0},"citationItems":[{"id":1710,"uris":["http://zotero.org/users/6058248/items/6NTE2R38"],</vt:lpwstr>
  </property>
  <property fmtid="{D5CDD505-2E9C-101B-9397-08002B2CF9AE}" pid="732" name="ZOTERO_BREF_NDEhJNbyaiuQ_10">
    <vt:lpwstr>m/citation-style-language/schema/raw/master/csl-citation.json"}</vt:lpwstr>
  </property>
  <property fmtid="{D5CDD505-2E9C-101B-9397-08002B2CF9AE}" pid="733" name="ZOTERO_BREF_NDEhJNbyaiuQ_2">
    <vt:lpwstr>"itemData":{"id":1710,"type":"article-journal","abstract":"Refreshing – briefly attending to an item in working memory – has been proposed as a domain-general maintenance process. According to the time-based resource-sharing (TBRS) theory, people refresh </vt:lpwstr>
  </property>
  <property fmtid="{D5CDD505-2E9C-101B-9397-08002B2CF9AE}" pid="734" name="ZOTERO_BREF_NDEhJNbyaiuQ_3">
    <vt:lpwstr>the contents of working memory sequentially at high speed. We measured the speed of refreshing by asking participants to sequentially refresh a small set of items in sync with a metronome, and to adjust the metronome to the fastest speed at which they cou</vt:lpwstr>
  </property>
  <property fmtid="{D5CDD505-2E9C-101B-9397-08002B2CF9AE}" pid="735" name="ZOTERO_BREF_NDEhJNbyaiuQ_4">
    <vt:lpwstr>ld refresh. Refreshing speeds converged on about 0.2 s per item for several verbal and visual materials. This time was shorter than the speed of articulatory rehearsal measured with the same method, and – in contrast to rehearsal – did not depend on word </vt:lpwstr>
  </property>
  <property fmtid="{D5CDD505-2E9C-101B-9397-08002B2CF9AE}" pid="736" name="ZOTERO_BREF_NDEhJNbyaiuQ_5">
    <vt:lpwstr>length. We sought evidence for people refreshing in sync with the metronome by presenting recognition probes at unpredictable times. We expected that probes matching the justrefreshed item should be recognized faster and more accurately than probes matchi</vt:lpwstr>
  </property>
  <property fmtid="{D5CDD505-2E9C-101B-9397-08002B2CF9AE}" pid="737" name="ZOTERO_BREF_NDEhJNbyaiuQ_6">
    <vt:lpwstr>ng other items. This was not the case. A parallel experiment with overt articulatory rehearsal showed poor synchronization of rehearsal with the metronome, suggesting by analogy that refreshing was equally out of sync. The results support the assumption t</vt:lpwstr>
  </property>
  <property fmtid="{D5CDD505-2E9C-101B-9397-08002B2CF9AE}" pid="738" name="ZOTERO_BREF_NDEhJNbyaiuQ_7">
    <vt:lpwstr>hat people can attend sequentially to items in working memory, and monitor this process. This refreshing process is probably faster than rehearsal, but it is unlikely to be as fast as the refreshing process assumed in the TBRS theory.","container-title":"</vt:lpwstr>
  </property>
  <property fmtid="{D5CDD505-2E9C-101B-9397-08002B2CF9AE}" pid="739" name="ZOTERO_BREF_NDEhJNbyaiuQ_8">
    <vt:lpwstr>Memory &amp; Cognition","DOI":"10.3758/s13421-020-01062-0","ISSN":"0090-502X, 1532-5946","journalAbbreviation":"Mem Cogn","language":"en","source":"DOI.org (Crossref)","title":"How fast can people refresh and rehearse information in working memory?","URL":"ht</vt:lpwstr>
  </property>
  <property fmtid="{D5CDD505-2E9C-101B-9397-08002B2CF9AE}" pid="740" name="ZOTERO_BREF_NDEhJNbyaiuQ_9">
    <vt:lpwstr>tp://link.springer.com/10.3758/s13421-020-01062-0","author":[{"family":"Oberauer","given":"Klaus"},{"family":"Souza","given":"Alessandra S."}],"accessed":{"date-parts":[["2020",6,22]]},"issued":{"date-parts":[["2020",6,19]]}}}],"schema":"https://github.co</vt:lpwstr>
  </property>
  <property fmtid="{D5CDD505-2E9C-101B-9397-08002B2CF9AE}" pid="741" name="ZOTERO_BREF_NeNf6sxlgeM8_1">
    <vt:lpwstr>ZOTERO_ITEM CSL_CITATION {"citationID":"jIRvyh1F","properties":{"formattedCitation":"(Oberauer &amp; Bartsch, 2023)","plainCitation":"(Oberauer &amp; Bartsch, 2023)","noteIndex":0},"citationItems":[{"id":2185,"uris":["http://zotero.org/users/6058248/items/73DA7E7</vt:lpwstr>
  </property>
  <property fmtid="{D5CDD505-2E9C-101B-9397-08002B2CF9AE}" pid="742" name="ZOTERO_BREF_NeNf6sxlgeM8_10">
    <vt:lpwstr>/csl-citation.json"}</vt:lpwstr>
  </property>
  <property fmtid="{D5CDD505-2E9C-101B-9397-08002B2CF9AE}" pid="743" name="ZOTERO_BREF_NeNf6sxlgeM8_2">
    <vt:lpwstr>N"],"itemData":{"id":2185,"type":"article-journal","abstract":"Both the experimental and the psychometric investigation of the WM capacity limit depend critically on the assumption that performance in our tests of WM reflects that capacity limit to a good</vt:lpwstr>
  </property>
  <property fmtid="{D5CDD505-2E9C-101B-9397-08002B2CF9AE}" pid="744" name="ZOTERO_BREF_NeNf6sxlgeM8_3">
    <vt:lpwstr> approximation. Most tasks to measure WM rely on testing memory after a short time during which participants are asked to maintain information in WM. In these tests, episodic long-term memory is likely to also lay down a trace of the memory set. Therefore</vt:lpwstr>
  </property>
  <property fmtid="{D5CDD505-2E9C-101B-9397-08002B2CF9AE}" pid="745" name="ZOTERO_BREF_NeNf6sxlgeM8_4">
    <vt:lpwstr>, participants can draw on two sources of information when memory is tested, making it difficult to separate the contributions of WM and episodic LTM to the performance on immediate-memory tests. Here we use proactive interference to distinguish between t</vt:lpwstr>
  </property>
  <property fmtid="{D5CDD505-2E9C-101B-9397-08002B2CF9AE}" pid="746" name="ZOTERO_BREF_NeNf6sxlgeM8_5">
    <vt:lpwstr>hese two sources of remembered information, building on the fact that episodic memory is vulnerable to proactive interference, whereas WM is protected against it. We use a release-from-PI paradigm to determine the extent to which commonly used WM tasks re</vt:lpwstr>
  </property>
  <property fmtid="{D5CDD505-2E9C-101B-9397-08002B2CF9AE}" pid="747" name="ZOTERO_BREF_NeNf6sxlgeM8_6">
    <vt:lpwstr>flect contributions from episodic LTM. We focus on memory for serial order of verbal lists, but also include visual and spatial WM tasks. The results of five experiments demonstrate that although some tasks used to investigate WM are heavily contaminated </vt:lpwstr>
  </property>
  <property fmtid="{D5CDD505-2E9C-101B-9397-08002B2CF9AE}" pid="748" name="ZOTERO_BREF_NeNf6sxlgeM8_7">
    <vt:lpwstr>by episodic LTM, other popular paradigms such as serial and probed recall, and the standard version of the continuous colorreproduction task, are not. Measuring proactive interference can help researchers determine the extent to which WM and episodic LTM </vt:lpwstr>
  </property>
  <property fmtid="{D5CDD505-2E9C-101B-9397-08002B2CF9AE}" pid="749" name="ZOTERO_BREF_NeNf6sxlgeM8_8">
    <vt:lpwstr>contribute to performance in immediate-memory tasks.","container-title":"Journal of Cognition","DOI":"10.5334/joc.311","ISSN":"2514-4820","issue":"1","language":"en","page":"44","source":"DOI.org (Crossref)","title":"When Does Episodic Memory Contribute t</vt:lpwstr>
  </property>
  <property fmtid="{D5CDD505-2E9C-101B-9397-08002B2CF9AE}" pid="750" name="ZOTERO_BREF_NeNf6sxlgeM8_9">
    <vt:lpwstr>o Performance in Tests of Working Memory?","volume":"6","author":[{"family":"Oberauer","given":"Klaus"},{"family":"Bartsch","given":"Lea M."}],"issued":{"date-parts":[["2023",8,3]]}}}],"schema":"https://github.com/citation-style-language/schema/raw/master</vt:lpwstr>
  </property>
  <property fmtid="{D5CDD505-2E9C-101B-9397-08002B2CF9AE}" pid="751" name="ZOTERO_BREF_NjCL4MNrK7Fa_1">
    <vt:lpwstr>ZOTERO_ITEM CSL_CITATION {"citationID":"tQClf6nB","properties":{"formattedCitation":"(Thalmann et al., 2019)","plainCitation":"(Thalmann et al., 2019)","noteIndex":0},"citationItems":[{"id":384,"uris":["http://zotero.org/users/6058248/items/K4F9SNTB"],"it</vt:lpwstr>
  </property>
  <property fmtid="{D5CDD505-2E9C-101B-9397-08002B2CF9AE}" pid="752" name="ZOTERO_BREF_NjCL4MNrK7Fa_2">
    <vt:lpwstr>emData":{"id":384,"type":"article-journal","container-title":"Journal of Experimental Psychology: Learning, Memory, and Cognition","DOI":"10.1037/xlm0000578","ISSN":"1939-1285, 0278-7393","issue":"1","journalAbbreviation":"Journal of Experimental Psycholo</vt:lpwstr>
  </property>
  <property fmtid="{D5CDD505-2E9C-101B-9397-08002B2CF9AE}" pid="753" name="ZOTERO_BREF_NjCL4MNrK7Fa_3">
    <vt:lpwstr>gy: Learning, Memory, and Cognition","language":"en","page":"37-55","source":"DOI.org (Crossref)","title":"How does chunking help working memory?","volume":"45","author":[{"family":"Thalmann","given":"Mirko"},{"family":"Souza","given":"Alessandra S."},{"f</vt:lpwstr>
  </property>
  <property fmtid="{D5CDD505-2E9C-101B-9397-08002B2CF9AE}" pid="754" name="ZOTERO_BREF_NjCL4MNrK7Fa_4">
    <vt:lpwstr>amily":"Oberauer","given":"Klaus"}],"issued":{"date-parts":[["2019",1]]}}}],"schema":"https://github.com/citation-style-language/schema/raw/master/csl-citation.json"}</vt:lpwstr>
  </property>
  <property fmtid="{D5CDD505-2E9C-101B-9397-08002B2CF9AE}" pid="755" name="ZOTERO_BREF_OImLn8GqAims_1">
    <vt:lpwstr/>
  </property>
  <property fmtid="{D5CDD505-2E9C-101B-9397-08002B2CF9AE}" pid="756" name="ZOTERO_BREF_OojcPDiHUDYc_1">
    <vt:lpwstr>ZOTERO_ITEM CSL_CITATION {"citationID":"tU4aPaaW","properties":{"formattedCitation":"(Schweickert, 1993)","plainCitation":"(Schweickert, 1993)","noteIndex":0},"citationItems":[{"id":436,"uris":["http://zotero.org/users/6058248/items/5ZMLCAF8"],"itemData":</vt:lpwstr>
  </property>
  <property fmtid="{D5CDD505-2E9C-101B-9397-08002B2CF9AE}" pid="757" name="ZOTERO_BREF_OojcPDiHUDYc_2">
    <vt:lpwstr>{"id":436,"type":"article-journal","container-title":"Memory &amp; Cognition","DOI":"10.3758/BF03202729","ISSN":"0090-502X, 1532-5946","issue":"2","journalAbbreviation":"Mem Cogn","language":"en","page":"168-175","source":"DOI.org (Crossref)","title":"A multi</vt:lpwstr>
  </property>
  <property fmtid="{D5CDD505-2E9C-101B-9397-08002B2CF9AE}" pid="758" name="ZOTERO_BREF_OojcPDiHUDYc_3">
    <vt:lpwstr>nomial processing tree model for degradation and redintegration in immediate recall","volume":"21","author":[{"family":"Schweickert","given":"Richard"}],"issued":{"date-parts":[["1993",3]]}}}],"schema":"https://github.com/citation-style-language/schema/ra</vt:lpwstr>
  </property>
  <property fmtid="{D5CDD505-2E9C-101B-9397-08002B2CF9AE}" pid="759" name="ZOTERO_BREF_OojcPDiHUDYc_4">
    <vt:lpwstr>w/master/csl-citation.json"}</vt:lpwstr>
  </property>
  <property fmtid="{D5CDD505-2E9C-101B-9397-08002B2CF9AE}" pid="760" name="ZOTERO_BREF_OpndOYjXk3Ml_1">
    <vt:lpwstr>ZOTERO_ITEM CSL_CITATION {"citationID":"kNJVFXsb","properties":{"formattedCitation":"(Bouffier et al., 2025)","plainCitation":"(Bouffier et al., 2025)","noteIndex":0},"citationItems":[{"id":4751,"uris":["http://zotero.org/users/6058248/items/JR6I7H6Z"],"i</vt:lpwstr>
  </property>
  <property fmtid="{D5CDD505-2E9C-101B-9397-08002B2CF9AE}" pid="761" name="ZOTERO_BREF_OpndOYjXk3Ml_2">
    <vt:lpwstr>temData":{"id":4751,"type":"article-journal","abstract":"The precision with which verbal information is represented in working memory (WM) is a debated question. Some studies suggest that verbal WM precision is limited to abstract phonological levels of r</vt:lpwstr>
  </property>
  <property fmtid="{D5CDD505-2E9C-101B-9397-08002B2CF9AE}" pid="762" name="ZOTERO_BREF_OpndOYjXk3Ml_3">
    <vt:lpwstr>epresentation while other studies, using specifically designed paradigms, indicate that information can reach phonetic-level precision. The present study investigated at which linguistic level verbal WM operates by default, by probing memory for phonologi</vt:lpwstr>
  </property>
  <property fmtid="{D5CDD505-2E9C-101B-9397-08002B2CF9AE}" pid="763" name="ZOTERO_BREF_OpndOYjXk3Ml_4">
    <vt:lpwstr>cal versus phonetic information in a non-word WM paradigm. In three experiments, we presented non-word lists followed by a non-word probe, with negative probes differing from targets by a single phoneme. This phoneme was either a phonetic variant of the t</vt:lpwstr>
  </property>
  <property fmtid="{D5CDD505-2E9C-101B-9397-08002B2CF9AE}" pid="764" name="ZOTERO_BREF_OpndOYjXk3Ml_5">
    <vt:lpwstr>arget (e.g., /t/ - /t*/), a phonologically close phoneme (e.g., /t/ – /d/) or a phonologically distant phoneme (e.g., /t/ – /v/). In the three experiments, we observed reliable rejection of negative probes differing by a phonologically distant phoneme, wh</vt:lpwstr>
  </property>
  <property fmtid="{D5CDD505-2E9C-101B-9397-08002B2CF9AE}" pid="765" name="ZOTERO_BREF_OpndOYjXk3Ml_6">
    <vt:lpwstr>ile rejection of negative probes differing by either a phonologically close phoneme or a phonetic variant was much less robust. This study shows that verbal WM preferentially involves phonological levels of representation, and with limited precision at th</vt:lpwstr>
  </property>
  <property fmtid="{D5CDD505-2E9C-101B-9397-08002B2CF9AE}" pid="766" name="ZOTERO_BREF_OpndOYjXk3Ml_7">
    <vt:lpwstr>is level.","container-title":"Memory &amp; Cognition","DOI":"10.3758/s13421-025-01768-z","ISSN":"0090-502X, 1532-5946","journalAbbreviation":"Mem Cogn","language":"en","source":"DOI.org (Crossref)","title":"What is the level of precision of phonological repre</vt:lpwstr>
  </property>
  <property fmtid="{D5CDD505-2E9C-101B-9397-08002B2CF9AE}" pid="767" name="ZOTERO_BREF_OpndOYjXk3Ml_8">
    <vt:lpwstr>sentations in working memory?","URL":"https://link.springer.com/10.3758/s13421-025-01768-z","author":[{"family":"Bouffier","given":"Marion"},{"family":"Remouchamps","given":"Robin"},{"family":"Majerus","given":"Steve"}],"accessed":{"date-parts":[["2025",8</vt:lpwstr>
  </property>
  <property fmtid="{D5CDD505-2E9C-101B-9397-08002B2CF9AE}" pid="768" name="ZOTERO_BREF_OpndOYjXk3Ml_9">
    <vt:lpwstr>,19]]},"issued":{"date-parts":[["2025",8,13]]}}}],"schema":"https://github.com/citation-style-language/schema/raw/master/csl-citation.json"}</vt:lpwstr>
  </property>
  <property fmtid="{D5CDD505-2E9C-101B-9397-08002B2CF9AE}" pid="769" name="ZOTERO_BREF_Or6ujbUPfP9F_1">
    <vt:lpwstr>ZOTERO_ITEM CSL_CITATION {"citationID":"cO5QczPY","properties":{"formattedCitation":"(Ishiguro &amp; Saito, 2020)","plainCitation":"(Ishiguro &amp; Saito, 2020)","dontUpdate":true,"noteIndex":0},"citationItems":[{"id":1803,"uris":["http://zotero.org/users/6058248</vt:lpwstr>
  </property>
  <property fmtid="{D5CDD505-2E9C-101B-9397-08002B2CF9AE}" pid="770" name="ZOTERO_BREF_Or6ujbUPfP9F_10">
    <vt:lpwstr>emantic similarity in short-term memory tasks: A meta-regression approach","title-short":"The detrimental effect of semantic similarity in short-term memory tasks","URL":"http://link.springer.com/10.3758/s13423-020-01815-7","author":[{"family":"Ishiguro",</vt:lpwstr>
  </property>
  <property fmtid="{D5CDD505-2E9C-101B-9397-08002B2CF9AE}" pid="771" name="ZOTERO_BREF_Or6ujbUPfP9F_11">
    <vt:lpwstr>"given":"Sho"},{"family":"Saito","given":"Satoru"}],"accessed":{"date-parts":[["2020",11,2]]},"issued":{"date-parts":[["2020",10,1]]}}}],"schema":"https://github.com/citation-style-language/schema/raw/master/csl-citation.json"}</vt:lpwstr>
  </property>
  <property fmtid="{D5CDD505-2E9C-101B-9397-08002B2CF9AE}" pid="772" name="ZOTERO_BREF_Or6ujbUPfP9F_2">
    <vt:lpwstr>/items/AFJ5U295"],"itemData":{"id":1803,"type":"article-journal","abstract":"The literature suggests that semantic similarity has a weak or null effect for immediate serial reconstruction and a facilitative effect for immediate serial recall. These observ</vt:lpwstr>
  </property>
  <property fmtid="{D5CDD505-2E9C-101B-9397-08002B2CF9AE}" pid="773" name="ZOTERO_BREF_Or6ujbUPfP9F_3">
    <vt:lpwstr>ed semantic similarity effects are inconsistent with the assumptions of short-term memory (STM) models on the detrimental effect of similarity (e.g., confusion) and with observations of a robust detrimental effect of phonological similarity. Our review in</vt:lpwstr>
  </property>
  <property fmtid="{D5CDD505-2E9C-101B-9397-08002B2CF9AE}" pid="774" name="ZOTERO_BREF_Or6ujbUPfP9F_4">
    <vt:lpwstr>dicates that the experimental results are likely dependent on the manipulation strength for semantic similarity and that manipulations used in previous studies might have affected semantic assvociation as well as semantic similarity. To address these poss</vt:lpwstr>
  </property>
  <property fmtid="{D5CDD505-2E9C-101B-9397-08002B2CF9AE}" pid="775" name="ZOTERO_BREF_Or6ujbUPfP9F_5">
    <vt:lpwstr>ible issues, two indices are proposed: (a) strength of manipulation on semantic similarity, gained by quantifying semantic similarity based on Osgood and associates’ dimensional view of semantics, and (b) inter-item associative strength, a possible confou</vt:lpwstr>
  </property>
  <property fmtid="{D5CDD505-2E9C-101B-9397-08002B2CF9AE}" pid="776" name="ZOTERO_BREF_Or6ujbUPfP9F_6">
    <vt:lpwstr>nding factor. Our review and the results of a meta-regression analysis using these two indices suggest that semantic similarity has a detrimental effect on both serial reconstruction and serial recall, while semantic association, which is correlated with </vt:lpwstr>
  </property>
  <property fmtid="{D5CDD505-2E9C-101B-9397-08002B2CF9AE}" pid="777" name="ZOTERO_BREF_Or6ujbUPfP9F_7">
    <vt:lpwstr>semantic similarity, contributes to an apparent facilitative effect. An effect that is not attributable to similarity or association was also implied. Review on item and order memory further suggests the facilitative effect of semantic association on item</vt:lpwstr>
  </property>
  <property fmtid="{D5CDD505-2E9C-101B-9397-08002B2CF9AE}" pid="778" name="ZOTERO_BREF_Or6ujbUPfP9F_8">
    <vt:lpwstr> memory and the detrimental effect of the semantic similarity on order memory. Based on our findings, we propose a unified explanation of observations of semantic similarity effects for both serial reconstruction and serial recall that is in good accord w</vt:lpwstr>
  </property>
  <property fmtid="{D5CDD505-2E9C-101B-9397-08002B2CF9AE}" pid="779" name="ZOTERO_BREF_Or6ujbUPfP9F_9">
    <vt:lpwstr>ith STM models.","container-title":"Psychonomic Bulletin &amp; Review","DOI":"10.3758/s13423-020-01815-7","ISSN":"1069-9384, 1531-5320","journalAbbreviation":"Psychon Bull Rev","language":"en","source":"DOI.org (Crossref)","title":"The detrimental effect of s</vt:lpwstr>
  </property>
  <property fmtid="{D5CDD505-2E9C-101B-9397-08002B2CF9AE}" pid="780" name="ZOTERO_BREF_Ox0MiwpuwtiQ_1">
    <vt:lpwstr>ZOTERO_ITEM CSL_CITATION {"citationID":"9vSdUt3Y","properties":{"formattedCitation":"(Zhang &amp; Osth, 2024)","plainCitation":"(Zhang &amp; Osth, 2024)","dontUpdate":true,"noteIndex":0},"citationItems":[{"id":4596,"uris":["http://zotero.org/users/6058248/items/7</vt:lpwstr>
  </property>
  <property fmtid="{D5CDD505-2E9C-101B-9397-08002B2CF9AE}" pid="781" name="ZOTERO_BREF_Ox0MiwpuwtiQ_2">
    <vt:lpwstr>YQ3XW2E"],"itemData":{"id":4596,"type":"article-journal","abstract":"A variety of letter string representations has been proposed in the reading literature to account for empirically established orthographic similarity effects from masked priming studies.</vt:lpwstr>
  </property>
  <property fmtid="{D5CDD505-2E9C-101B-9397-08002B2CF9AE}" pid="782" name="ZOTERO_BREF_Ox0MiwpuwtiQ_3">
    <vt:lpwstr> However, these similarity effects have not been explored in episodic memory paradigms and very few memory models have employed orthographic representation of words. In the current work, through two recognition memory experiments employing word and pseudo</vt:lpwstr>
  </property>
  <property fmtid="{D5CDD505-2E9C-101B-9397-08002B2CF9AE}" pid="783" name="ZOTERO_BREF_Ox0MiwpuwtiQ_4">
    <vt:lpwstr>word stimuli respectively, we empirically established a set of key orthographic similarity effects for the first time in recognition memory – namely the substitution effect, transposition effect and reverse effect in recognition memory of words and pseudo</vt:lpwstr>
  </property>
  <property fmtid="{D5CDD505-2E9C-101B-9397-08002B2CF9AE}" pid="784" name="ZOTERO_BREF_Ox0MiwpuwtiQ_5">
    <vt:lpwstr>words, and a start-letter importance in recognition memory of words. Subsequently, we compared orthographic representations from the reading literature including slot coding, closed-bigram, open-bigram and the overlap model. Each of these representations </vt:lpwstr>
  </property>
  <property fmtid="{D5CDD505-2E9C-101B-9397-08002B2CF9AE}" pid="785" name="ZOTERO_BREF_Ox0MiwpuwtiQ_6">
    <vt:lpwstr>was situated in a global matching model and fitted to recognition performance via Luce’s choice rule in a hierarchical Bayesian framework. Model selection results showed support for the open-bigram representation in both experiments.","container-title":"C</vt:lpwstr>
  </property>
  <property fmtid="{D5CDD505-2E9C-101B-9397-08002B2CF9AE}" pid="786" name="ZOTERO_BREF_Ox0MiwpuwtiQ_7">
    <vt:lpwstr>ognitive Psychology","DOI":"10.1016/j.cogpsych.2023.101619","ISSN":"00100285","journalAbbreviation":"Cognitive Psychology","language":"en","page":"101619","source":"DOI.org (Crossref)","title":"Modelling orthographic similarity effects in recognition memo</vt:lpwstr>
  </property>
  <property fmtid="{D5CDD505-2E9C-101B-9397-08002B2CF9AE}" pid="787" name="ZOTERO_BREF_Ox0MiwpuwtiQ_8">
    <vt:lpwstr>ry reveals support for open bigram representations of letter coding","volume":"148","author":[{"family":"Zhang","given":"Lyulei"},{"family":"Osth","given":"Adam.F."}],"issued":{"date-parts":[["2024",2]]}}}],"schema":"https://github.com/citation-style-lang</vt:lpwstr>
  </property>
  <property fmtid="{D5CDD505-2E9C-101B-9397-08002B2CF9AE}" pid="788" name="ZOTERO_BREF_Ox0MiwpuwtiQ_9">
    <vt:lpwstr>uage/schema/raw/master/csl-citation.json"}</vt:lpwstr>
  </property>
  <property fmtid="{D5CDD505-2E9C-101B-9397-08002B2CF9AE}" pid="789" name="ZOTERO_BREF_PdfSQV6puQRq_1">
    <vt:lpwstr>ZOTERO_ITEM CSL_CITATION {"citationID":"XQPUqdkV","properties":{"formattedCitation":"(Oberauer &amp; Lewandowsky, 2011)","plainCitation":"(Oberauer &amp; Lewandowsky, 2011)","noteIndex":0},"citationItems":[{"id":1376,"uris":["http://zotero.org/users/6058248/items</vt:lpwstr>
  </property>
  <property fmtid="{D5CDD505-2E9C-101B-9397-08002B2CF9AE}" pid="790" name="ZOTERO_BREF_PdfSQV6puQRq_2">
    <vt:lpwstr>/DGPXJ49D"],"itemData":{"id":1376,"type":"article-journal","abstract":"Working memory is a core concept in cognition, predicting about 50% of the variance in IQ and reasoning tasks. A popular test of working memory is the complex span task, in which encod</vt:lpwstr>
  </property>
  <property fmtid="{D5CDD505-2E9C-101B-9397-08002B2CF9AE}" pid="791" name="ZOTERO_BREF_PdfSQV6puQRq_3">
    <vt:lpwstr>ing of memoranda alternates with processing of distractors. A recent model of complex span performance, the Time-Based-Resource-Sharing (TBRS) model of Barrouillet and colleagues, has seemingly accounted for several crucial findings, in particular the int</vt:lpwstr>
  </property>
  <property fmtid="{D5CDD505-2E9C-101B-9397-08002B2CF9AE}" pid="792" name="ZOTERO_BREF_PdfSQV6puQRq_4">
    <vt:lpwstr>ricate trade-off between deterioration and restoration of memory in the complex span task. According to the TBRS, memory traces decay during processing of the distractors, and they are restored by attentional refreshing during brief pauses in between proc</vt:lpwstr>
  </property>
  <property fmtid="{D5CDD505-2E9C-101B-9397-08002B2CF9AE}" pid="793" name="ZOTERO_BREF_PdfSQV6puQRq_5">
    <vt:lpwstr>essing steps. However, to date, the theory has been formulated only at a verbal level, which renders it difficult to test and to be certain of its intuited predictions. We present a computational instantiation of the TBRS and show that it can handle most </vt:lpwstr>
  </property>
  <property fmtid="{D5CDD505-2E9C-101B-9397-08002B2CF9AE}" pid="794" name="ZOTERO_BREF_PdfSQV6puQRq_6">
    <vt:lpwstr>of the findings on which the verbal model was based. We also show that there are potential challenges to the model that await future resolution. This instantiated model, TBRS*, is the first comprehensive computational model of performance in the complex s</vt:lpwstr>
  </property>
  <property fmtid="{D5CDD505-2E9C-101B-9397-08002B2CF9AE}" pid="795" name="ZOTERO_BREF_PdfSQV6puQRq_7">
    <vt:lpwstr>pan paradigm. The Matlab model code is available as a supplementary material of this article.","container-title":"Psychonomic Bulletin &amp; Review","DOI":"10.3758/s13423-010-0020-6","ISSN":"1069-9384, 1531-5320","issue":"1","journalAbbreviation":"Psychon Bul</vt:lpwstr>
  </property>
  <property fmtid="{D5CDD505-2E9C-101B-9397-08002B2CF9AE}" pid="796" name="ZOTERO_BREF_PdfSQV6puQRq_8">
    <vt:lpwstr>l Rev","language":"en","page":"10-45","source":"DOI.org (Crossref)","title":"Modeling working memory: a computational implementation of the Time-Based Resource-Sharing theory","title-short":"Modeling working memory","volume":"18","author":[{"family":"Ober</vt:lpwstr>
  </property>
  <property fmtid="{D5CDD505-2E9C-101B-9397-08002B2CF9AE}" pid="797" name="ZOTERO_BREF_PdfSQV6puQRq_9">
    <vt:lpwstr>auer","given":"Klaus"},{"family":"Lewandowsky","given":"Stephan"}],"issued":{"date-parts":[["2011",2]]}}}],"schema":"https://github.com/citation-style-language/schema/raw/master/csl-citation.json"}</vt:lpwstr>
  </property>
  <property fmtid="{D5CDD505-2E9C-101B-9397-08002B2CF9AE}" pid="798" name="ZOTERO_BREF_PhlC3k3pq1zP_1">
    <vt:lpwstr>ZOTERO_ITEM CSL_CITATION {"citationID":"C5wHIduj","properties":{"formattedCitation":"(Saint-Aubin et al., 2005; Saint-Aubin &amp; Poirier, 1999a)","plainCitation":"(Saint-Aubin et al., 2005; Saint-Aubin &amp; Poirier, 1999a)","noteIndex":0},"citationItems":[{"id"</vt:lpwstr>
  </property>
  <property fmtid="{D5CDD505-2E9C-101B-9397-08002B2CF9AE}" pid="799" name="ZOTERO_BREF_PhlC3k3pq1zP_2">
    <vt:lpwstr>:19,"uris":["http://zotero.org/users/6058248/items/VLZ55ZK8"],"itemData":{"id":19,"type":"article-journal","container-title":"Psychonomic Bulletin &amp; Review","language":"en","page":"171-177","source":"Zotero","title":"Semantic similarity and immediate seri</vt:lpwstr>
  </property>
  <property fmtid="{D5CDD505-2E9C-101B-9397-08002B2CF9AE}" pid="800" name="ZOTERO_BREF_PhlC3k3pq1zP_3">
    <vt:lpwstr>al recall: Is there an effect on all trials","volume":"12","author":[{"family":"Saint-Aubin","given":"Jean"},{"family":"Ouellette","given":"Denis"},{"family":"Poirier","given":"Marie"}],"issued":{"date-parts":[["2005"]]}}},{"id":329,"uris":["http://zotero</vt:lpwstr>
  </property>
  <property fmtid="{D5CDD505-2E9C-101B-9397-08002B2CF9AE}" pid="801" name="ZOTERO_BREF_PhlC3k3pq1zP_4">
    <vt:lpwstr>.org/users/6058248/items/2ERJMKL3"],"itemData":{"id":329,"type":"article-journal","container-title":"The Quarterly Journal of Experimental Psychology Section A","DOI":"10.1080/713755814","ISSN":"0272-4987, 1464-0740","issue":"2","journalAbbreviation":"The</vt:lpwstr>
  </property>
  <property fmtid="{D5CDD505-2E9C-101B-9397-08002B2CF9AE}" pid="802" name="ZOTERO_BREF_PhlC3k3pq1zP_5">
    <vt:lpwstr> Quarterly Journal of Experimental Psychology Section A","language":"en","page":"367-394","source":"DOI.org (Crossref)","title":"Semantic Similarity and Immediate Serial Recall: Is There a Detrimental Effect on Order Information?","title-short":"Semantic </vt:lpwstr>
  </property>
  <property fmtid="{D5CDD505-2E9C-101B-9397-08002B2CF9AE}" pid="803" name="ZOTERO_BREF_PhlC3k3pq1zP_6">
    <vt:lpwstr>Similarity and Immediate Serial Recall","volume":"52","author":[{"family":"Saint-Aubin","given":"Jean"},{"family":"Poirier","given":"Marie"}],"issued":{"date-parts":[["1999",4]]}}}],"schema":"https://github.com/citation-style-language/schema/raw/master/cs</vt:lpwstr>
  </property>
  <property fmtid="{D5CDD505-2E9C-101B-9397-08002B2CF9AE}" pid="804" name="ZOTERO_BREF_PhlC3k3pq1zP_7">
    <vt:lpwstr>l-citation.json"}</vt:lpwstr>
  </property>
  <property fmtid="{D5CDD505-2E9C-101B-9397-08002B2CF9AE}" pid="805" name="ZOTERO_BREF_PjT2dKwYKa9d_1">
    <vt:lpwstr>ZOTERO_ITEM CSL_CITATION {"citationID":"xYVnjXyj","properties":{"formattedCitation":"(Kowialiewski, Krasnoff, et al., 2023; Kowialiewski, Majerus, et al., 2023; Neath et al., 2022; Poirier &amp; Saint-Aubin, 1995; Saint-Aubin &amp; Poirier, 1999)","plainCitation"</vt:lpwstr>
  </property>
  <property fmtid="{D5CDD505-2E9C-101B-9397-08002B2CF9AE}" pid="806" name="ZOTERO_BREF_PjT2dKwYKa9d_10">
    <vt:lpwstr>ly":"Kowialiewski","given":"B."},{"family":"Krasnoff","given":"J."},{"family":"Mizrak","given":"E."},{"family":"Oberauer","given":"K."}],"accessed":{"date-parts":[["2022",12,29]]},"issued":{"date-parts":[["2023",4]]}}},{"id":2134,"uris":["http://zotero.or</vt:lpwstr>
  </property>
  <property fmtid="{D5CDD505-2E9C-101B-9397-08002B2CF9AE}" pid="807" name="ZOTERO_BREF_PjT2dKwYKa9d_11">
    <vt:lpwstr>g/users/6058248/items/S4J5ARKM"],"itemData":{"id":2134,"type":"article-journal","container-title":"Journal of Experimental Psychology: Learning, Memory, and Cognition","DOI":"10.1037/xlm0001279","title":"Does semantic similarity affect immediate memory fo</vt:lpwstr>
  </property>
  <property fmtid="{D5CDD505-2E9C-101B-9397-08002B2CF9AE}" pid="808" name="ZOTERO_BREF_PjT2dKwYKa9d_12">
    <vt:lpwstr>r order? Usually not, but sometimes it does","author":[{"family":"Kowialiewski","given":"Benjamin"},{"family":"Majerus","given":"Steve"},{"family":"Oberauer","given":"Klaus"}],"issued":{"date-parts":[["2023"]]}}},{"id":2192,"uris":["http://zotero.org/user</vt:lpwstr>
  </property>
  <property fmtid="{D5CDD505-2E9C-101B-9397-08002B2CF9AE}" pid="809" name="ZOTERO_BREF_PjT2dKwYKa9d_13">
    <vt:lpwstr>s/6058248/items/GB97XYMF"],"itemData":{"id":2192,"type":"article-journal","abstract":"Lists of semantically related words are better recalled than lists of unrelated words on immediate serial recall tests. Prominent explanations for this beneficial effect</vt:lpwstr>
  </property>
  <property fmtid="{D5CDD505-2E9C-101B-9397-08002B2CF9AE}" pid="810" name="ZOTERO_BREF_PjT2dKwYKa9d_14">
    <vt:lpwstr> of semantic relatedness, such as the item/order hypothesis, invoke differential contributions of item and order information and predict that on tests that de-emphasize item information, the effect of semantic relatedness will be abolished. The prediction</vt:lpwstr>
  </property>
  <property fmtid="{D5CDD505-2E9C-101B-9397-08002B2CF9AE}" pid="811" name="ZOTERO_BREF_PjT2dKwYKa9d_15">
    <vt:lpwstr> is hard to assess because previous studies using reconstruction of order tests show conflicting and equivocal results. Three experiments are reported that were designed to minimize problems associated with extant studies and that will allow reassessment </vt:lpwstr>
  </property>
  <property fmtid="{D5CDD505-2E9C-101B-9397-08002B2CF9AE}" pid="812" name="ZOTERO_BREF_PjT2dKwYKa9d_16">
    <vt:lpwstr>of the prediction that semantic relatedness will have no effect on reconstruction of order tests. The experiments replicated the usual beneficial effect of semantic relatedness on memory when the test was serial recall but found no effect when the test wa</vt:lpwstr>
  </property>
  <property fmtid="{D5CDD505-2E9C-101B-9397-08002B2CF9AE}" pid="813" name="ZOTERO_BREF_PjT2dKwYKa9d_17">
    <vt:lpwstr>s reconstruction of order. These results were observed regardless of whether semantic relatedness was defined by category membership (Experiment 1), association (Experiment 2), or meaning (Experiment 3). These results clarify earlier results in the litera</vt:lpwstr>
  </property>
  <property fmtid="{D5CDD505-2E9C-101B-9397-08002B2CF9AE}" pid="814" name="ZOTERO_BREF_PjT2dKwYKa9d_18">
    <vt:lpwstr>ture and confirm a strong prediction of the item/order hypothesis.","container-title":"Experimental Psychology","DOI":"10.1027/1618-3169/a000557","ISSN":"1618-3169, 2190-5142","journalAbbreviation":"Experimental Psychology","language":"en","page":"1618-31</vt:lpwstr>
  </property>
  <property fmtid="{D5CDD505-2E9C-101B-9397-08002B2CF9AE}" pid="815" name="ZOTERO_BREF_PjT2dKwYKa9d_19">
    <vt:lpwstr>69/a000557","source":"DOI.org (Crossref)","title":"Semantic Relatedness Effects in Serial Recall But Not in Serial Reconstruction of Order","author":[{"family":"Neath","given":"Ian"},{"family":"Saint-Aubin","given":"Jean"},{"family":"Surprenant","given":"</vt:lpwstr>
  </property>
  <property fmtid="{D5CDD505-2E9C-101B-9397-08002B2CF9AE}" pid="816" name="ZOTERO_BREF_PjT2dKwYKa9d_2">
    <vt:lpwstr>:"(Kowialiewski, Krasnoff, et al., 2023; Kowialiewski, Majerus, et al., 2023; Neath et al., 2022; Poirier &amp; Saint-Aubin, 1995; Saint-Aubin &amp; Poirier, 1999)","noteIndex":0},"citationItems":[{"id":2150,"uris":["http://zotero.org/users/6058248/items/GHSE92VK</vt:lpwstr>
  </property>
  <property fmtid="{D5CDD505-2E9C-101B-9397-08002B2CF9AE}" pid="817" name="ZOTERO_BREF_PjT2dKwYKa9d_20">
    <vt:lpwstr>Aimée M."}],"issued":{"date-parts":[["2022",10,28]]}}},{"id":1063,"uris":["http://zotero.org/users/6058248/items/3C2FCWTC"],"itemData":{"id":1063,"type":"article-journal","container-title":"The Quarterly Journal of Experimental Psychology Section A","DOI"</vt:lpwstr>
  </property>
  <property fmtid="{D5CDD505-2E9C-101B-9397-08002B2CF9AE}" pid="818" name="ZOTERO_BREF_PjT2dKwYKa9d_21">
    <vt:lpwstr>:"10.1080/14640749508401396","ISSN":"0272-4987, 1464-0740","issue":"2","journalAbbreviation":"The Quarterly Journal of Experimental Psychology Section A","language":"en","page":"384-404","source":"DOI.org (Crossref)","title":"Memory for Related and Unrela</vt:lpwstr>
  </property>
  <property fmtid="{D5CDD505-2E9C-101B-9397-08002B2CF9AE}" pid="819" name="ZOTERO_BREF_PjT2dKwYKa9d_22">
    <vt:lpwstr>ted Words: Further Evidence on the Influence of Semantic Factors in Immediate Serial Recall","title-short":"Memory for Related and Unrelated Words","volume":"48","author":[{"family":"Poirier","given":"Marie"},{"family":"Saint-Aubin","given":"Jean"}],"issu</vt:lpwstr>
  </property>
  <property fmtid="{D5CDD505-2E9C-101B-9397-08002B2CF9AE}" pid="820" name="ZOTERO_BREF_PjT2dKwYKa9d_23">
    <vt:lpwstr>ed":{"date-parts":[["1995",5]]}}},{"id":1580,"uris":["http://zotero.org/users/6058248/items/2ERJMKL3"],"itemData":{"id":1580,"type":"article-journal","container-title":"The Quarterly Journal of Experimental Psychology Section A","DOI":"10.1080/713755814",</vt:lpwstr>
  </property>
  <property fmtid="{D5CDD505-2E9C-101B-9397-08002B2CF9AE}" pid="821" name="ZOTERO_BREF_PjT2dKwYKa9d_24">
    <vt:lpwstr>"ISSN":"0272-4987, 1464-0740","issue":"2","journalAbbreviation":"The Quarterly Journal of Experimental Psychology Section A","language":"en","page":"367-394","source":"DOI.org (Crossref)","title":"Semantic Similarity and Immediate Serial Recall: Is There </vt:lpwstr>
  </property>
  <property fmtid="{D5CDD505-2E9C-101B-9397-08002B2CF9AE}" pid="822" name="ZOTERO_BREF_PjT2dKwYKa9d_25">
    <vt:lpwstr>a Detrimental Effect on Order Information?","title-short":"Semantic Similarity and Immediate Serial Recall","volume":"52","author":[{"family":"Saint-Aubin","given":"Jean"},{"family":"Poirier","given":"Marie"}],"issued":{"date-parts":[["1999",4]]}}}],"sche</vt:lpwstr>
  </property>
  <property fmtid="{D5CDD505-2E9C-101B-9397-08002B2CF9AE}" pid="823" name="ZOTERO_BREF_PjT2dKwYKa9d_26">
    <vt:lpwstr>ma":"https://github.com/citation-style-language/schema/raw/master/csl-citation.json"}</vt:lpwstr>
  </property>
  <property fmtid="{D5CDD505-2E9C-101B-9397-08002B2CF9AE}" pid="824" name="ZOTERO_BREF_PjT2dKwYKa9d_3">
    <vt:lpwstr>"],"itemData":{"id":2150,"type":"article-journal","abstract":"Working memory (WM) is often tested through immediate serial recall of word lists. Performance in such tasks is negatively influenced by phonological similarity: People more often get the order</vt:lpwstr>
  </property>
  <property fmtid="{D5CDD505-2E9C-101B-9397-08002B2CF9AE}" pid="825" name="ZOTERO_BREF_PjT2dKwYKa9d_4">
    <vt:lpwstr> of words wrong when they are phonologically similar to each other (e.g., cat, fat, mat). This phonological-similarity effect shows that phonology plays an important role for the representation of serial order in these tasks. By contrast, semantic similar</vt:lpwstr>
  </property>
  <property fmtid="{D5CDD505-2E9C-101B-9397-08002B2CF9AE}" pid="826" name="ZOTERO_BREF_PjT2dKwYKa9d_5">
    <vt:lpwstr>ity usually does not impact performance negatively. To resolve and understand this discrepancy, we tested the ef­ fects of phonological and semantic similarity for the retention of positional information in WM. Across six ex­ periments (all Ns = 60 young </vt:lpwstr>
  </property>
  <property fmtid="{D5CDD505-2E9C-101B-9397-08002B2CF9AE}" pid="827" name="ZOTERO_BREF_PjT2dKwYKa9d_6">
    <vt:lpwstr>adults), we manipulated between-item semantic and phonological similarity in tasks requiring participants to form and maintain new item-context bindings in WM. Participants were asked to retrieve items from their context, or the contexts from their item. </vt:lpwstr>
  </property>
  <property fmtid="{D5CDD505-2E9C-101B-9397-08002B2CF9AE}" pid="828" name="ZOTERO_BREF_PjT2dKwYKa9d_7">
    <vt:lpwstr>For both retrieval directions, phonological similarity impaired WM for item-context bindings across all experiments. Semantic similarity did not. These results demonstrate that WM encodes phonological and semantic information differently. We propose a WM </vt:lpwstr>
  </property>
  <property fmtid="{D5CDD505-2E9C-101B-9397-08002B2CF9AE}" pid="829" name="ZOTERO_BREF_PjT2dKwYKa9d_8">
    <vt:lpwstr>model accounting for semantic-similarity effects in WM, in which semantic knowledge supports WM through activated long-term memory.","container-title":"Cognition","DOI":"10.1016/j.cognition.2022.105364","ISSN":"00100277","issue":"105364","journalAbbreviat</vt:lpwstr>
  </property>
  <property fmtid="{D5CDD505-2E9C-101B-9397-08002B2CF9AE}" pid="830" name="ZOTERO_BREF_PjT2dKwYKa9d_9">
    <vt:lpwstr>ion":"Cognition","language":"en","source":"DOI.org (Crossref)","title":"Verbal working memory encodes phonological and semantic information differently","URL":"https://linkinghub.elsevier.com/retrieve/pii/S0010027722003535","volume":"233","author":[{"fami</vt:lpwstr>
  </property>
  <property fmtid="{D5CDD505-2E9C-101B-9397-08002B2CF9AE}" pid="831" name="ZOTERO_BREF_QapfWoPEz6jo_1">
    <vt:lpwstr>ZOTERO_ITEM CSL_CITATION {"citationID":"Gj5OuLyF","properties":{"formattedCitation":"(Portrat et al., 2016)","plainCitation":"(Portrat et al., 2016)","dontUpdate":true,"noteIndex":0},"citationItems":[{"id":1532,"uris":["http://zotero.org/users/6058248/ite</vt:lpwstr>
  </property>
  <property fmtid="{D5CDD505-2E9C-101B-9397-08002B2CF9AE}" pid="832" name="ZOTERO_BREF_QapfWoPEz6jo_2">
    <vt:lpwstr>ms/JD82626G"],"itemData":{"id":1532,"type":"article-journal","container-title":"Memory &amp; Cognition","DOI":"10.3758/s13421-015-0572-9","ISSN":"0090-502X, 1532-5946","issue":"3","journalAbbreviation":"Mem Cogn","language":"en","page":"420-434","source":"DOI</vt:lpwstr>
  </property>
  <property fmtid="{D5CDD505-2E9C-101B-9397-08002B2CF9AE}" pid="833" name="ZOTERO_BREF_QapfWoPEz6jo_3">
    <vt:lpwstr>.org (Crossref)","title":"Promoting the experimental dialogue between working memory and chunking: Behavioral data and simulation","title-short":"Promoting the experimental dialogue between working memory and chunking","volume":"44","author":[{"family":"P</vt:lpwstr>
  </property>
  <property fmtid="{D5CDD505-2E9C-101B-9397-08002B2CF9AE}" pid="834" name="ZOTERO_BREF_QapfWoPEz6jo_4">
    <vt:lpwstr>ortrat","given":"Sophie"},{"family":"Guida","given":"Alessandro"},{"family":"Phénix","given":"Thierry"},{"family":"Lemaire","given":"Benoît"}],"issued":{"date-parts":[["2016",4]]}}}],"schema":"https://github.com/citation-style-language/schema/raw/master/c</vt:lpwstr>
  </property>
  <property fmtid="{D5CDD505-2E9C-101B-9397-08002B2CF9AE}" pid="835" name="ZOTERO_BREF_QapfWoPEz6jo_5">
    <vt:lpwstr>sl-citation.json"}</vt:lpwstr>
  </property>
  <property fmtid="{D5CDD505-2E9C-101B-9397-08002B2CF9AE}" pid="836" name="ZOTERO_BREF_R35XgPgBtPpB_1">
    <vt:lpwstr>ZOTERO_ITEM CSL_CITATION {"citationID":"0y4XkoWN","properties":{"formattedCitation":"(Farrell et al., 2016; Lewandowsky et al., 2009)","plainCitation":"(Farrell et al., 2016; Lewandowsky et al., 2009)","noteIndex":0},"citationItems":[{"id":"YYHrVdpf/jwP9c</vt:lpwstr>
  </property>
  <property fmtid="{D5CDD505-2E9C-101B-9397-08002B2CF9AE}" pid="837" name="ZOTERO_BREF_R35XgPgBtPpB_10">
    <vt:lpwstr>},{"id":712,"uris":["http://zotero.org/users/6058248/items/V6P7HTRC"],"itemData":{"id":712,"type":"article-journal","container-title":"Trends in Cognitive Sciences","DOI":"10.1016/j.tics.2008.12.003","ISSN":"13646613","issue":"3","journalAbbreviation":"Tr</vt:lpwstr>
  </property>
  <property fmtid="{D5CDD505-2E9C-101B-9397-08002B2CF9AE}" pid="838" name="ZOTERO_BREF_R35XgPgBtPpB_11">
    <vt:lpwstr>ends in Cognitive Sciences","language":"en","page":"120-126","source":"DOI.org (Crossref)","title":"No temporal decay in verbal short-term memory","volume":"13","author":[{"family":"Lewandowsky","given":"Stephan"},{"family":"Oberauer","given":"Klaus"},{"f</vt:lpwstr>
  </property>
  <property fmtid="{D5CDD505-2E9C-101B-9397-08002B2CF9AE}" pid="839" name="ZOTERO_BREF_R35XgPgBtPpB_12">
    <vt:lpwstr>amily":"Brown","given":"Gordon D.A."}],"issued":{"date-parts":[["2009",3]]}}}],"schema":"https://github.com/citation-style-language/schema/raw/master/csl-citation.json"}</vt:lpwstr>
  </property>
  <property fmtid="{D5CDD505-2E9C-101B-9397-08002B2CF9AE}" pid="840" name="ZOTERO_BREF_R35XgPgBtPpB_2">
    <vt:lpwstr>mjf","uris":["http://zotero.org/users/6058248/items/69YV3GD4"],"itemData":{"id":926,"type":"article-journal","abstract":"Evidence from the complex span task shows that maintenance of information in working memory is impaired by processing operations in be</vt:lpwstr>
  </property>
  <property fmtid="{D5CDD505-2E9C-101B-9397-08002B2CF9AE}" pid="841" name="ZOTERO_BREF_R35XgPgBtPpB_3">
    <vt:lpwstr>tween encoding memory items. We tested two competing explanations of the effect of processing on memory: According to decay models, memory representations decay during processing and can be rehearsed or refreshed in the free time between processing steps.</vt:lpwstr>
  </property>
  <property fmtid="{D5CDD505-2E9C-101B-9397-08002B2CF9AE}" pid="842" name="ZOTERO_BREF_R35XgPgBtPpB_4">
    <vt:lpwstr> Alternatively, one interference-based model assumes that processing involves encoding of distractor representations in working memory, creating additional interference, and free time is used to remove distractors. In several experiments the demand from d</vt:lpwstr>
  </property>
  <property fmtid="{D5CDD505-2E9C-101B-9397-08002B2CF9AE}" pid="843" name="ZOTERO_BREF_R35XgPgBtPpB_5">
    <vt:lpwstr>istractor processing was varied within lists, such that one burst of processing following an item on the list was either particularly demanding or particularly undemanding. The exceptional distractor burst had its greatest effect on the list item that imm</vt:lpwstr>
  </property>
  <property fmtid="{D5CDD505-2E9C-101B-9397-08002B2CF9AE}" pid="844" name="ZOTERO_BREF_R35XgPgBtPpB_6">
    <vt:lpwstr>ediately preceded it (a local effect), and, to a lesser extent, it affected items that had not yet been presented as well as preceding items. Both findings are predicted by a computational interference model of working memory, and together are problematic</vt:lpwstr>
  </property>
  <property fmtid="{D5CDD505-2E9C-101B-9397-08002B2CF9AE}" pid="845" name="ZOTERO_BREF_R35XgPgBtPpB_7">
    <vt:lpwstr> for the viewpoint that refreshing offsets decay.","container-title":"Journal of Memory and Language","DOI":"10.1016/j.jml.2016.03.010","ISSN":"0749596X","journalAbbreviation":"Journal of Memory and Language","language":"en","page":"66-87","source":"DOI.o</vt:lpwstr>
  </property>
  <property fmtid="{D5CDD505-2E9C-101B-9397-08002B2CF9AE}" pid="846" name="ZOTERO_BREF_R35XgPgBtPpB_8">
    <vt:lpwstr>rg (Crossref)","title":"A test of interference versus decay in working memory: Varying distraction within lists in a complex span task","title-short":"A test of interference versus decay in working memory","volume":"90","author":[{"family":"Farrell","give</vt:lpwstr>
  </property>
  <property fmtid="{D5CDD505-2E9C-101B-9397-08002B2CF9AE}" pid="847" name="ZOTERO_BREF_R35XgPgBtPpB_9">
    <vt:lpwstr>n":"Simon"},{"family":"Oberauer","given":"Klaus"},{"family":"Greaves","given":"Martin"},{"family":"Pasiecznik","given":"Kazimir"},{"family":"Lewandowsky","given":"Stephan"},{"family":"Jarrold","given":"Christopher"}],"issued":{"date-parts":[["2016",10]]}}</vt:lpwstr>
  </property>
  <property fmtid="{D5CDD505-2E9C-101B-9397-08002B2CF9AE}" pid="848" name="ZOTERO_BREF_R6FAMa2NGguu_1">
    <vt:lpwstr>ZOTERO_ITEM CSL_CITATION {"citationID":"LQwkhcaH","properties":{"formattedCitation":"(Patterson et al., 1994; Poirier &amp; Saint-Aubin, 1995; Romani et al., 2008)","plainCitation":"(Patterson et al., 1994; Poirier &amp; Saint-Aubin, 1995; Romani et al., 2008)","</vt:lpwstr>
  </property>
  <property fmtid="{D5CDD505-2E9C-101B-9397-08002B2CF9AE}" pid="849" name="ZOTERO_BREF_R6FAMa2NGguu_10">
    <vt:lpwstr>y":"Martin","given":"Randi C."}],"issued":{"date-parts":[["2008",2]]}}}],"schema":"https://github.com/citation-style-language/schema/raw/master/csl-citation.json"}</vt:lpwstr>
  </property>
  <property fmtid="{D5CDD505-2E9C-101B-9397-08002B2CF9AE}" pid="850" name="ZOTERO_BREF_R6FAMa2NGguu_2">
    <vt:lpwstr>noteIndex":0},"citationItems":[{"id":497,"uris":["http://zotero.org/users/6058248/items/JQ7Y9GH5"],"itemData":{"id":497,"type":"article-journal","container-title":"Journal of Cognitive Neuroscience","DOI":"10.1162/jocn.1994.6.1.57","ISSN":"0898-929X, 1530</vt:lpwstr>
  </property>
  <property fmtid="{D5CDD505-2E9C-101B-9397-08002B2CF9AE}" pid="851" name="ZOTERO_BREF_R6FAMa2NGguu_3">
    <vt:lpwstr>-8898","issue":"1","journalAbbreviation":"Journal of Cognitive Neuroscience","language":"en","page":"57-69","source":"DOI.org (Crossref)","title":"The Impact of Semantic Memory Loss on Phonological Representations","volume":"6","author":[{"family":"Patter</vt:lpwstr>
  </property>
  <property fmtid="{D5CDD505-2E9C-101B-9397-08002B2CF9AE}" pid="852" name="ZOTERO_BREF_R6FAMa2NGguu_4">
    <vt:lpwstr>son","given":"Karalyn"},{"family":"Graham","given":"Naida"},{"family":"Hodges","given":"John R."}],"issued":{"date-parts":[["1994",1]]}}},{"id":1412,"uris":["http://zotero.org/users/6058248/items/3C2FCWTC"],"itemData":{"id":1412,"type":"article-journal","</vt:lpwstr>
  </property>
  <property fmtid="{D5CDD505-2E9C-101B-9397-08002B2CF9AE}" pid="853" name="ZOTERO_BREF_R6FAMa2NGguu_5">
    <vt:lpwstr>container-title":"The Quarterly Journal of Experimental Psychology Section A","DOI":"10.1080/14640749508401396","ISSN":"0272-4987, 1464-0740","issue":"2","journalAbbreviation":"The Quarterly Journal of Experimental Psychology Section A","language":"en","p</vt:lpwstr>
  </property>
  <property fmtid="{D5CDD505-2E9C-101B-9397-08002B2CF9AE}" pid="854" name="ZOTERO_BREF_R6FAMa2NGguu_6">
    <vt:lpwstr>age":"384-404","source":"DOI.org (Crossref)","title":"Memory for Related and Unrelated Words: Further Evidence on the Influence of Semantic Factors in Immediate Serial Recall","title-short":"Memory for Related and Unrelated Words","volume":"48","author":[</vt:lpwstr>
  </property>
  <property fmtid="{D5CDD505-2E9C-101B-9397-08002B2CF9AE}" pid="855" name="ZOTERO_BREF_R6FAMa2NGguu_7">
    <vt:lpwstr>{"family":"Poirier","given":"Marie"},{"family":"Saint-Aubin","given":"Jean"}],"issued":{"date-parts":[["1995",5]]}}},{"id":385,"uris":["http://zotero.org/users/6058248/items/PI6H5I3Q"],"itemData":{"id":385,"type":"article-journal","container-title":"Quart</vt:lpwstr>
  </property>
  <property fmtid="{D5CDD505-2E9C-101B-9397-08002B2CF9AE}" pid="856" name="ZOTERO_BREF_R6FAMa2NGguu_8">
    <vt:lpwstr>erly Journal of Experimental Psychology","DOI":"10.1080/17470210601147747","ISSN":"1747-0218, 1747-0226","issue":"2","journalAbbreviation":"Quarterly Journal of Experimental Psychology","language":"en","page":"292-323","source":"DOI.org (Crossref)","title</vt:lpwstr>
  </property>
  <property fmtid="{D5CDD505-2E9C-101B-9397-08002B2CF9AE}" pid="857" name="ZOTERO_BREF_R6FAMa2NGguu_9">
    <vt:lpwstr>":"Concreteness Effects in Different Tasks: Implications for Models of Short-Term Memory","title-short":"Concreteness Effects in Different Tasks","volume":"61","author":[{"family":"Romani","given":"Cristina"},{"family":"Mcalpine","given":"Sheila"},{"famil</vt:lpwstr>
  </property>
  <property fmtid="{D5CDD505-2E9C-101B-9397-08002B2CF9AE}" pid="858" name="ZOTERO_BREF_RMCjHczjzvie_1">
    <vt:lpwstr>ZOTERO_ITEM CSL_CITATION {"citationID":"8UqeHC8e","properties":{"formattedCitation":"(Mizrak &amp; Oberauer, 2021b)","plainCitation":"(Mizrak &amp; Oberauer, 2021b)","noteIndex":0},"citationItems":[{"id":17,"uris":["http://zotero.org/users/6058248/items/C5GUL8QA"</vt:lpwstr>
  </property>
  <property fmtid="{D5CDD505-2E9C-101B-9397-08002B2CF9AE}" pid="859" name="ZOTERO_BREF_RMCjHczjzvie_10">
    <vt:lpwstr>ong-term memory when it is beneficial: Evidence from the Hebb effect.","title-short":"Working memory recruits long-term memory when it is beneficial","URL":"http://doi.apa.org/getdoi.cfm?doi=10.1037/xge0000934","author":[{"family":"Mizrak","given":"Eda"},</vt:lpwstr>
  </property>
  <property fmtid="{D5CDD505-2E9C-101B-9397-08002B2CF9AE}" pid="860" name="ZOTERO_BREF_RMCjHczjzvie_11">
    <vt:lpwstr>{"family":"Oberauer","given":"Klaus"}],"accessed":{"date-parts":[["2021",9,24]]},"issued":{"date-parts":[["2021",9,16]]}}}],"schema":"https://github.com/citation-style-language/schema/raw/master/csl-citation.json"}</vt:lpwstr>
  </property>
  <property fmtid="{D5CDD505-2E9C-101B-9397-08002B2CF9AE}" pid="861" name="ZOTERO_BREF_RMCjHczjzvie_2">
    <vt:lpwstr>],"itemData":{"id":17,"type":"article-journal","abstract":"When encoding task-relevant information in working memory (WM), we can use prior knowledge to facilitate task performance. For instance, when memorizing a phone number, we can beneﬁt from recogniz</vt:lpwstr>
  </property>
  <property fmtid="{D5CDD505-2E9C-101B-9397-08002B2CF9AE}" pid="862" name="ZOTERO_BREF_RMCjHczjzvie_3">
    <vt:lpwstr>ing some parts as known chunks (e.g., 911) and focus on memorizing the novel parts. Prior knowledge from long-term memory (LTM), however, can also proactively interfere with WM contents. Here, we show that WM selectively recruits information from LTM only</vt:lpwstr>
  </property>
  <property fmtid="{D5CDD505-2E9C-101B-9397-08002B2CF9AE}" pid="863" name="ZOTERO_BREF_RMCjHczjzvie_4">
    <vt:lpwstr> when it is helpful, not when it would interfere. We used variants of the Hebb paradigm in which WM is tested through immediate serial recall of lists. Some lists were repeated frequently across trials, so they were acquired in LTM, as reﬂected in increas</vt:lpwstr>
  </property>
  <property fmtid="{D5CDD505-2E9C-101B-9397-08002B2CF9AE}" pid="864" name="ZOTERO_BREF_RMCjHczjzvie_5">
    <vt:lpwstr>ing serial-recall performance across repetitions. We compared interference conditions in which that LTM knowledge could interfere with holding another list in WM to a neutral condition in which that knowledge could be neither beneﬁcial nor harmful. In Exp</vt:lpwstr>
  </property>
  <property fmtid="{D5CDD505-2E9C-101B-9397-08002B2CF9AE}" pid="865" name="ZOTERO_BREF_RMCjHczjzvie_6">
    <vt:lpwstr>eriments 1–3, lists in the interference conditions shared their items with the learned lists but not their order. We observed no proactive interference. In Experiments 4 and 5, the interference lists’ ﬁrst three items overlapped exactly with the learned l</vt:lpwstr>
  </property>
  <property fmtid="{D5CDD505-2E9C-101B-9397-08002B2CF9AE}" pid="866" name="ZOTERO_BREF_RMCjHczjzvie_7">
    <vt:lpwstr>ists, and only the remaining items had a new order. This made LTM knowledge partially beneﬁcial and partially harmful. Participants could use LTM ﬂexibly to improve performance for the ﬁrst part of the list without experiencing interference on the second </vt:lpwstr>
  </property>
  <property fmtid="{D5CDD505-2E9C-101B-9397-08002B2CF9AE}" pid="867" name="ZOTERO_BREF_RMCjHczjzvie_8">
    <vt:lpwstr>half. LTM-mediated learning of the ﬁrst part even boosted memory for the unknown second part. We conclude that there is a ﬂexible gate controlling the ﬂow of information from LTM and WM so that LTM knowledge is recruited only when helpful.","container-tit</vt:lpwstr>
  </property>
  <property fmtid="{D5CDD505-2E9C-101B-9397-08002B2CF9AE}" pid="868" name="ZOTERO_BREF_RMCjHczjzvie_9">
    <vt:lpwstr>le":"Journal of Experimental Psychology: General","DOI":"10.1037/xge0000934","ISSN":"1939-2222, 0096-3445","journalAbbreviation":"Journal of Experimental Psychology: General","language":"en","source":"DOI.org (Crossref)","title":"Working memory recruits l</vt:lpwstr>
  </property>
  <property fmtid="{D5CDD505-2E9C-101B-9397-08002B2CF9AE}" pid="869" name="ZOTERO_BREF_SJbkAQ2vNN9M_1">
    <vt:lpwstr>ZOTERO_ITEM CSL_CITATION {"citationID":"lmUuyYfG","properties":{"formattedCitation":"(Kowialiewski, Krasnoff, et al., 2023; Oberauer, 2003)","plainCitation":"(Kowialiewski, Krasnoff, et al., 2023; Oberauer, 2003)","dontUpdate":true,"noteIndex":0},"citatio</vt:lpwstr>
  </property>
  <property fmtid="{D5CDD505-2E9C-101B-9397-08002B2CF9AE}" pid="870" name="ZOTERO_BREF_SJbkAQ2vNN9M_10">
    <vt:lpwstr>"issued":{"date-parts":[["2023",4]]}}},{"id":1767,"uris":["http://zotero.org/users/6058248/items/8S26VUB3"],"itemData":{"id":1767,"type":"article-journal","abstract":"The experiment analyzed serial position curves in recall, global recognition (comparing </vt:lpwstr>
  </property>
  <property fmtid="{D5CDD505-2E9C-101B-9397-08002B2CF9AE}" pid="871" name="ZOTERO_BREF_SJbkAQ2vNN9M_11">
    <vt:lpwstr>probes to whole lists) and local recognition (comparing probes to speciﬁc items in a list). Input order, output order, and the spatial order to be memorized were deconfounded by presenting and probing items in random order in diﬀerent spatial positions. P</vt:lpwstr>
  </property>
  <property fmtid="{D5CDD505-2E9C-101B-9397-08002B2CF9AE}" pid="872" name="ZOTERO_BREF_SJbkAQ2vNN9M_12">
    <vt:lpwstr>rimacy and recency eﬀects over input position were observed for all three tasks. Only primacy emerged over output position. Spatial position aﬀected only recall and local recognition but not global recognition accuracy. Latency data provided additional in</vt:lpwstr>
  </property>
  <property fmtid="{D5CDD505-2E9C-101B-9397-08002B2CF9AE}" pid="873" name="ZOTERO_BREF_SJbkAQ2vNN9M_13">
    <vt:lpwstr>formation, sometimes deviating from the patterns of accuracy. The results support an attentional gradient as one source of the primacy eﬀect. They are compatible with input and output interference or decay, but are diﬃcult to explain by a temporal distinc</vt:lpwstr>
  </property>
  <property fmtid="{D5CDD505-2E9C-101B-9397-08002B2CF9AE}" pid="874" name="ZOTERO_BREF_SJbkAQ2vNN9M_14">
    <vt:lpwstr>tiveness account. No support was found for response suppression and edge eﬀects as mechanisms to explain recency.","container-title":"Journal of Memory and Language","DOI":"10.1016/S0749-596X(03)00080-9","ISSN":"0749596X","issue":"4","journalAbbreviation"</vt:lpwstr>
  </property>
  <property fmtid="{D5CDD505-2E9C-101B-9397-08002B2CF9AE}" pid="875" name="ZOTERO_BREF_SJbkAQ2vNN9M_15">
    <vt:lpwstr>:"Journal of Memory and Language","language":"en","page":"469-483","source":"DOI.org (Crossref)","title":"Understanding serial position curves in short-term recognition and recall","volume":"49","author":[{"family":"Oberauer","given":"Klaus"}],"issued":{"</vt:lpwstr>
  </property>
  <property fmtid="{D5CDD505-2E9C-101B-9397-08002B2CF9AE}" pid="876" name="ZOTERO_BREF_SJbkAQ2vNN9M_16">
    <vt:lpwstr>date-parts":[["2003",11]]}}}],"schema":"https://github.com/citation-style-language/schema/raw/master/csl-citation.json"}</vt:lpwstr>
  </property>
  <property fmtid="{D5CDD505-2E9C-101B-9397-08002B2CF9AE}" pid="877" name="ZOTERO_BREF_SJbkAQ2vNN9M_2">
    <vt:lpwstr>nItems":[{"id":2150,"uris":["http://zotero.org/users/6058248/items/GHSE92VK"],"itemData":{"id":2150,"type":"article-journal","abstract":"Working memory (WM) is often tested through immediate serial recall of word lists. Performance in such tasks is negati</vt:lpwstr>
  </property>
  <property fmtid="{D5CDD505-2E9C-101B-9397-08002B2CF9AE}" pid="878" name="ZOTERO_BREF_SJbkAQ2vNN9M_3">
    <vt:lpwstr>vely influenced by phonological similarity: People more often get the order of words wrong when they are phonologically similar to each other (e.g., cat, fat, mat). This phonological-similarity effect shows that phonology plays an important role for the r</vt:lpwstr>
  </property>
  <property fmtid="{D5CDD505-2E9C-101B-9397-08002B2CF9AE}" pid="879" name="ZOTERO_BREF_SJbkAQ2vNN9M_4">
    <vt:lpwstr>epresentation of serial order in these tasks. By contrast, semantic similarity usually does not impact performance negatively. To resolve and understand this discrepancy, we tested the ef­ fects of phonological and semantic similarity for the retention of</vt:lpwstr>
  </property>
  <property fmtid="{D5CDD505-2E9C-101B-9397-08002B2CF9AE}" pid="880" name="ZOTERO_BREF_SJbkAQ2vNN9M_5">
    <vt:lpwstr> positional information in WM. Across six ex­ periments (all Ns = 60 young adults), we manipulated between-item semantic and phonological similarity in tasks requiring participants to form and maintain new item-context bindings in WM. Participants were as</vt:lpwstr>
  </property>
  <property fmtid="{D5CDD505-2E9C-101B-9397-08002B2CF9AE}" pid="881" name="ZOTERO_BREF_SJbkAQ2vNN9M_6">
    <vt:lpwstr>ked to retrieve items from their context, or the contexts from their item. For both retrieval directions, phonological similarity impaired WM for item-context bindings across all experiments. Semantic similarity did not. These results demonstrate that WM </vt:lpwstr>
  </property>
  <property fmtid="{D5CDD505-2E9C-101B-9397-08002B2CF9AE}" pid="882" name="ZOTERO_BREF_SJbkAQ2vNN9M_7">
    <vt:lpwstr>encodes phonological and semantic information differently. We propose a WM model accounting for semantic-similarity effects in WM, in which semantic knowledge supports WM through activated long-term memory.","container-title":"Cognition","DOI":"10.1016/j.</vt:lpwstr>
  </property>
  <property fmtid="{D5CDD505-2E9C-101B-9397-08002B2CF9AE}" pid="883" name="ZOTERO_BREF_SJbkAQ2vNN9M_8">
    <vt:lpwstr>cognition.2022.105364","ISSN":"00100277","issue":"105364","journalAbbreviation":"Cognition","language":"en","source":"DOI.org (Crossref)","title":"Verbal working memory encodes phonological and semantic information differently","URL":"https://linkinghub.e</vt:lpwstr>
  </property>
  <property fmtid="{D5CDD505-2E9C-101B-9397-08002B2CF9AE}" pid="884" name="ZOTERO_BREF_SJbkAQ2vNN9M_9">
    <vt:lpwstr>lsevier.com/retrieve/pii/S0010027722003535","volume":"233","author":[{"family":"Kowialiewski","given":"B."},{"family":"Krasnoff","given":"J."},{"family":"Mizrak","given":"E."},{"family":"Oberauer","given":"K."}],"accessed":{"date-parts":[["2022",12,29]]},</vt:lpwstr>
  </property>
  <property fmtid="{D5CDD505-2E9C-101B-9397-08002B2CF9AE}" pid="885" name="ZOTERO_BREF_Sh4R7VCazQuY2_1">
    <vt:lpwstr>ZOTERO_ITEM CSL_CITATION {"citationID":"1n7Uz8eR","properties":{"formattedCitation":"(Lambon-Ralph et al., 2017; Patterson et al., 1994)","plainCitation":"(Lambon-Ralph et al., 2017; Patterson et al., 1994)","noteIndex":0},"citationItems":[{"id":2062,"uri</vt:lpwstr>
  </property>
  <property fmtid="{D5CDD505-2E9C-101B-9397-08002B2CF9AE}" pid="886" name="ZOTERO_BREF_Sh4R7VCazQuY2_2">
    <vt:lpwstr>s":["http://zotero.org/users/6058248/items/QPKBJ9MQ"],"itemData":{"id":2062,"type":"article-journal","abstract":"Semantic cognition refers to our ability to use, manipulate and generalize knowledge that is acquired over the lifespan to support innumerable</vt:lpwstr>
  </property>
  <property fmtid="{D5CDD505-2E9C-101B-9397-08002B2CF9AE}" pid="887" name="ZOTERO_BREF_Sh4R7VCazQuY2_3">
    <vt:lpwstr> verbal and non-verbal behaviours. This Review summarizes key findings and issues arising from a decade of research into the neurocognitive and neurocomputational underpinnings of this ability, leading to a new framework that we term controlled semantic c</vt:lpwstr>
  </property>
  <property fmtid="{D5CDD505-2E9C-101B-9397-08002B2CF9AE}" pid="888" name="ZOTERO_BREF_Sh4R7VCazQuY2_4">
    <vt:lpwstr>ognition (CSC). CSC offers solutions to long-standing queries in philosophy and cognitive science, and yields a convergent framework for understanding the neural and computational bases of healthy semantic cognition and its dysfunction in brain disorders.</vt:lpwstr>
  </property>
  <property fmtid="{D5CDD505-2E9C-101B-9397-08002B2CF9AE}" pid="889" name="ZOTERO_BREF_Sh4R7VCazQuY2_5">
    <vt:lpwstr>","container-title":"Nature Reviews Neuroscience","DOI":"10.1038/nrn.2016.150","ISSN":"1471-003X, 1471-0048","issue":"1","journalAbbreviation":"Nat Rev Neurosci","language":"en","page":"42-55","source":"DOI.org (Crossref)","title":"The neural and computat</vt:lpwstr>
  </property>
  <property fmtid="{D5CDD505-2E9C-101B-9397-08002B2CF9AE}" pid="890" name="ZOTERO_BREF_Sh4R7VCazQuY2_6">
    <vt:lpwstr>ional bases of semantic cognition","volume":"18","author":[{"family":"Lambon-Ralph","given":"Matt"},{"family":"Jefferies","given":"Elizabeth"},{"family":"Patterson","given":"Karalyn"},{"family":"Rogers","given":"Timothy T."}],"issued":{"date-parts":[["201</vt:lpwstr>
  </property>
  <property fmtid="{D5CDD505-2E9C-101B-9397-08002B2CF9AE}" pid="891" name="ZOTERO_BREF_Sh4R7VCazQuY2_7">
    <vt:lpwstr>7",1]]}}},{"id":327,"uris":["http://zotero.org/users/6058248/items/JQ7Y9GH5"],"itemData":{"id":327,"type":"article-journal","container-title":"Journal of Cognitive Neuroscience","DOI":"10.1162/jocn.1994.6.1.57","ISSN":"0898-929X, 1530-8898","issue":"1","j</vt:lpwstr>
  </property>
  <property fmtid="{D5CDD505-2E9C-101B-9397-08002B2CF9AE}" pid="892" name="ZOTERO_BREF_Sh4R7VCazQuY2_8">
    <vt:lpwstr>ournalAbbreviation":"Journal of Cognitive Neuroscience","language":"en","page":"57-69","source":"DOI.org (Crossref)","title":"The Impact of Semantic Memory Loss on Phonological Representations","volume":"6","author":[{"family":"Patterson","given":"Karalyn</vt:lpwstr>
  </property>
  <property fmtid="{D5CDD505-2E9C-101B-9397-08002B2CF9AE}" pid="893" name="ZOTERO_BREF_Sh4R7VCazQuY2_9">
    <vt:lpwstr>"},{"family":"Graham","given":"Naida"},{"family":"Hodges","given":"John R."}],"issued":{"date-parts":[["1994",1]]}}}],"schema":"https://github.com/citation-style-language/schema/raw/master/csl-citation.json"}</vt:lpwstr>
  </property>
  <property fmtid="{D5CDD505-2E9C-101B-9397-08002B2CF9AE}" pid="894" name="ZOTERO_BREF_Sh4R7VCazQuY_1">
    <vt:lpwstr>ZOTERO_ITEM CSL_CITATION {"citationID":"YadV3zo3","properties":{"formattedCitation":"(Lambon-Ralph et al., 2017; Patterson et al., 1994)","plainCitation":"(Lambon-Ralph et al., 2017; Patterson et al., 1994)","noteIndex":0},"citationItems":[{"id":2062,"uri</vt:lpwstr>
  </property>
  <property fmtid="{D5CDD505-2E9C-101B-9397-08002B2CF9AE}" pid="895" name="ZOTERO_BREF_Sh4R7VCazQuY_2">
    <vt:lpwstr>s":["http://zotero.org/users/6058248/items/QPKBJ9MQ"],"itemData":{"id":2062,"type":"article-journal","abstract":"Semantic cognition refers to our ability to use, manipulate and generalize knowledge that is acquired over the lifespan to support innumerable</vt:lpwstr>
  </property>
  <property fmtid="{D5CDD505-2E9C-101B-9397-08002B2CF9AE}" pid="896" name="ZOTERO_BREF_Sh4R7VCazQuY_3">
    <vt:lpwstr> verbal and non-verbal behaviours. This Review summarizes key findings and issues arising from a decade of research into the neurocognitive and neurocomputational underpinnings of this ability, leading to a new framework that we term controlled semantic c</vt:lpwstr>
  </property>
  <property fmtid="{D5CDD505-2E9C-101B-9397-08002B2CF9AE}" pid="897" name="ZOTERO_BREF_Sh4R7VCazQuY_4">
    <vt:lpwstr>ognition (CSC). CSC offers solutions to long-standing queries in philosophy and cognitive science, and yields a convergent framework for understanding the neural and computational bases of healthy semantic cognition and its dysfunction in brain disorders.</vt:lpwstr>
  </property>
  <property fmtid="{D5CDD505-2E9C-101B-9397-08002B2CF9AE}" pid="898" name="ZOTERO_BREF_Sh4R7VCazQuY_5">
    <vt:lpwstr>","container-title":"Nature Reviews Neuroscience","DOI":"10.1038/nrn.2016.150","ISSN":"1471-003X, 1471-0048","issue":"1","journalAbbreviation":"Nat Rev Neurosci","language":"en","page":"42-55","source":"DOI.org (Crossref)","title":"The neural and computat</vt:lpwstr>
  </property>
  <property fmtid="{D5CDD505-2E9C-101B-9397-08002B2CF9AE}" pid="899" name="ZOTERO_BREF_Sh4R7VCazQuY_6">
    <vt:lpwstr>ional bases of semantic cognition","volume":"18","author":[{"family":"Lambon-Ralph","given":"Matt"},{"family":"Jefferies","given":"Elizabeth"},{"family":"Patterson","given":"Karalyn"},{"family":"Rogers","given":"Timothy T."}],"issued":{"date-parts":[["201</vt:lpwstr>
  </property>
  <property fmtid="{D5CDD505-2E9C-101B-9397-08002B2CF9AE}" pid="900" name="ZOTERO_BREF_Sh4R7VCazQuY_7">
    <vt:lpwstr>7",1]]}}},{"id":327,"uris":["http://zotero.org/users/6058248/items/JQ7Y9GH5"],"itemData":{"id":327,"type":"article-journal","container-title":"Journal of Cognitive Neuroscience","DOI":"10.1162/jocn.1994.6.1.57","ISSN":"0898-929X, 1530-8898","issue":"1","j</vt:lpwstr>
  </property>
  <property fmtid="{D5CDD505-2E9C-101B-9397-08002B2CF9AE}" pid="901" name="ZOTERO_BREF_Sh4R7VCazQuY_8">
    <vt:lpwstr>ournalAbbreviation":"Journal of Cognitive Neuroscience","language":"en","page":"57-69","source":"DOI.org (Crossref)","title":"The Impact of Semantic Memory Loss on Phonological Representations","volume":"6","author":[{"family":"Patterson","given":"Karalyn</vt:lpwstr>
  </property>
  <property fmtid="{D5CDD505-2E9C-101B-9397-08002B2CF9AE}" pid="902" name="ZOTERO_BREF_Sh4R7VCazQuY_9">
    <vt:lpwstr>"},{"family":"Graham","given":"Naida"},{"family":"Hodges","given":"John R."}],"issued":{"date-parts":[["1994",1]]}}}],"schema":"https://github.com/citation-style-language/schema/raw/master/csl-citation.json"}</vt:lpwstr>
  </property>
  <property fmtid="{D5CDD505-2E9C-101B-9397-08002B2CF9AE}" pid="903" name="ZOTERO_BREF_SsjIwcSeb2gi_1">
    <vt:lpwstr>ZOTERO_ITEM CSL_CITATION {"citationID":"W2RCPPVR","properties":{"formattedCitation":"(Kowialiewski &amp; Oberauer, 2025; Oberauer et al., 2016)","plainCitation":"(Kowialiewski &amp; Oberauer, 2025; Oberauer et al., 2016)","noteIndex":0},"citationItems":[{"id":226</vt:lpwstr>
  </property>
  <property fmtid="{D5CDD505-2E9C-101B-9397-08002B2CF9AE}" pid="904" name="ZOTERO_BREF_SsjIwcSeb2gi_10">
    <vt:lpwstr>a limitation in cognitive resources; and we ask whether capacity might be limited because of mutual interference of representations in WM. We evaluate each hypothesis against a common set of findings reflecting the capacity limit: The set-size effect and </vt:lpwstr>
  </property>
  <property fmtid="{D5CDD505-2E9C-101B-9397-08002B2CF9AE}" pid="905" name="ZOTERO_BREF_SsjIwcSeb2gi_11">
    <vt:lpwstr>its modulation by domain-specificity and heterogeneity of the memory set; the effects of unfilled retention intervals and of distractor processing in the retention interval; and the pattern of correlates of WM tests. We conclude that—at least for verbal m</vt:lpwstr>
  </property>
  <property fmtid="{D5CDD505-2E9C-101B-9397-08002B2CF9AE}" pid="906" name="ZOTERO_BREF_SsjIwcSeb2gi_12">
    <vt:lpwstr>emoranda—a decay explanation is untenable. A resource-based view remains tenable but has difficulty accommodating several findings. The interference approach has its own set of difficulties but accounts best for the set of findings, and therefore, appears</vt:lpwstr>
  </property>
  <property fmtid="{D5CDD505-2E9C-101B-9397-08002B2CF9AE}" pid="907" name="ZOTERO_BREF_SsjIwcSeb2gi_13">
    <vt:lpwstr> to present the most promising approach for future development.","container-title":"Psychological Bulletin","DOI":"10.1037/bul0000046","ISSN":"1939-1455, 0033-2909","issue":"7","journalAbbreviation":"Psychological Bulletin","language":"en","page":"758-799</vt:lpwstr>
  </property>
  <property fmtid="{D5CDD505-2E9C-101B-9397-08002B2CF9AE}" pid="908" name="ZOTERO_BREF_SsjIwcSeb2gi_14">
    <vt:lpwstr>","source":"DOI.org (Crossref)","title":"What limits working memory capacity?","volume":"142","author":[{"family":"Oberauer","given":"Klaus"},{"family":"Farrell","given":"Simon"},{"family":"Jarrold","given":"Christopher"},{"family":"Lewandowsky","given":"</vt:lpwstr>
  </property>
  <property fmtid="{D5CDD505-2E9C-101B-9397-08002B2CF9AE}" pid="909" name="ZOTERO_BREF_SsjIwcSeb2gi_15">
    <vt:lpwstr>Stephan"}],"issued":{"date-parts":[["2016"]]}}}],"schema":"https://github.com/citation-style-language/schema/raw/master/csl-citation.json"}</vt:lpwstr>
  </property>
  <property fmtid="{D5CDD505-2E9C-101B-9397-08002B2CF9AE}" pid="910" name="ZOTERO_BREF_SsjIwcSeb2gi_2">
    <vt:lpwstr>3,"uris":["http://zotero.org/users/6058248/items/UQGW9GSB"],"itemData":{"id":2263,"type":"article-journal","abstract":"Verbal working memory is supported by semantic knowledge. One manifestation of this is the rich pattern of semantic similarity effects f</vt:lpwstr>
  </property>
  <property fmtid="{D5CDD505-2E9C-101B-9397-08002B2CF9AE}" pid="911" name="ZOTERO_BREF_SsjIwcSeb2gi_3">
    <vt:lpwstr>ound in immediate serial recall tasks. These effects differ from the effects of similarity on other dimensions (e.g., phonological similarity), which renders them difﬁcult to explain. We propose a comprehensive mechanistic explanation of semantic similari</vt:lpwstr>
  </property>
  <property fmtid="{D5CDD505-2E9C-101B-9397-08002B2CF9AE}" pid="912" name="ZOTERO_BREF_SsjIwcSeb2gi_4">
    <vt:lpwstr>ty effects by extending standard connectionist architecture for modeling immediate serial recall to incorporate semantic representations. Central to our proposal is the selective encoding of categorical features shared among multiple list items. The selec</vt:lpwstr>
  </property>
  <property fmtid="{D5CDD505-2E9C-101B-9397-08002B2CF9AE}" pid="913" name="ZOTERO_BREF_SsjIwcSeb2gi_5">
    <vt:lpwstr>tive encoding of shared semantic features is made possible via a tagging mechanism that enables the model to encode shared feature retrospectively. Through this mechanism, our model accounts for the majority of semantic similarity effects. Our results imp</vt:lpwstr>
  </property>
  <property fmtid="{D5CDD505-2E9C-101B-9397-08002B2CF9AE}" pid="914" name="ZOTERO_BREF_SsjIwcSeb2gi_6">
    <vt:lpwstr>ly that working memory represents semantic information in a more restricted way than phonological information.","container-title":"Psychological Review","DOI":"10.1037/rev0000562","language":"en","license":"https://creativecommons.org/publicdomain/zero/1.</vt:lpwstr>
  </property>
  <property fmtid="{D5CDD505-2E9C-101B-9397-08002B2CF9AE}" pid="915" name="ZOTERO_BREF_SsjIwcSeb2gi_7">
    <vt:lpwstr>0/legalcode","source":"DOI.org (Crossref)","title":"Semantic Representations in Working Memory: A Computational Model","title-short":"Semantic Representations in Working Memory","URL":"https://osf.io/z5wfy","author":[{"family":"Kowialiewski","given":"Benj</vt:lpwstr>
  </property>
  <property fmtid="{D5CDD505-2E9C-101B-9397-08002B2CF9AE}" pid="916" name="ZOTERO_BREF_SsjIwcSeb2gi_8">
    <vt:lpwstr>amin"},{"family":"Oberauer","given":"Klaus"}],"accessed":{"date-parts":[["2025",4,25]]},"issued":{"date-parts":[["2025"]]}}},{"id":1717,"uris":["http://zotero.org/users/6058248/items/F6LMYSPN"],"itemData":{"id":1717,"type":"article-journal","abstract":"We</vt:lpwstr>
  </property>
  <property fmtid="{D5CDD505-2E9C-101B-9397-08002B2CF9AE}" pid="917" name="ZOTERO_BREF_SsjIwcSeb2gi_9">
    <vt:lpwstr> review the evidence for the 3 principal theoretical contenders that vie to explain why and how working memory (WM) capacity is limited. We examine the possibility that capacity limitations arise from temporal decay; we examine whether they might reflect </vt:lpwstr>
  </property>
  <property fmtid="{D5CDD505-2E9C-101B-9397-08002B2CF9AE}" pid="918" name="ZOTERO_BREF_T6eMivfZ3rVg_1">
    <vt:lpwstr>ZOTERO_ITEM CSL_CITATION {"citationID":"NCKEPM24","properties":{"formattedCitation":"(Guitard et al., 2025)","plainCitation":"(Guitard et al., 2025)","noteIndex":0},"citationItems":[{"id":4587,"uris":["http://zotero.org/users/6058248/items/722SEL5S"],"ite</vt:lpwstr>
  </property>
  <property fmtid="{D5CDD505-2E9C-101B-9397-08002B2CF9AE}" pid="919" name="ZOTERO_BREF_T6eMivfZ3rVg_10">
    <vt:lpwstr>Accounting for the influence of semantic information in verbal short-term memory","title-short":"An embedded computational framework of memory","volume":"140","author":[{"family":"Guitard","given":"Dominic"},{"family":"Saint-Aubin","given":"Jean"},{"famil</vt:lpwstr>
  </property>
  <property fmtid="{D5CDD505-2E9C-101B-9397-08002B2CF9AE}" pid="920" name="ZOTERO_BREF_T6eMivfZ3rVg_11">
    <vt:lpwstr>y":"Nick Reid","given":"J."},{"family":"Jamieson","given":"Randall K."}],"issued":{"date-parts":[["2025",2]]}}}],"schema":"https://github.com/citation-style-language/schema/raw/master/csl-citation.json"}</vt:lpwstr>
  </property>
  <property fmtid="{D5CDD505-2E9C-101B-9397-08002B2CF9AE}" pid="921" name="ZOTERO_BREF_T6eMivfZ3rVg_2">
    <vt:lpwstr>mData":{"id":4587,"type":"article-journal","abstract":"We introduce the Embedded Computational Framework of Memory (eCFM), a model that integrates structured semantic word representations with an instance-based memory model to account for the influence of</vt:lpwstr>
  </property>
  <property fmtid="{D5CDD505-2E9C-101B-9397-08002B2CF9AE}" pid="922" name="ZOTERO_BREF_T6eMivfZ3rVg_3">
    <vt:lpwstr> semantic information in verbal short-term memory. The eCFM combines principles from the episodic MINERVA 2 model and the semantic Latent Semantic Analysis model. After reviewing how semantic information impacts verbal short-term memory performance, we de</vt:lpwstr>
  </property>
  <property fmtid="{D5CDD505-2E9C-101B-9397-08002B2CF9AE}" pid="923" name="ZOTERO_BREF_T6eMivfZ3rVg_4">
    <vt:lpwstr>monstrate eCFM’s ability to reconcile various phenomena within a common computational framework. Our model captures key findings, such as the influence of semantic information in serial recall, its reduction in serial reconstruction, and the impact of tas</vt:lpwstr>
  </property>
  <property fmtid="{D5CDD505-2E9C-101B-9397-08002B2CF9AE}" pid="924" name="ZOTERO_BREF_T6eMivfZ3rVg_5">
    <vt:lpwstr>k difficulty on semantic information. In five experiments, we tested predictions derived from the eCFM. Experiments 1 and 2 manipulated list organization, with Experiment 1 using alternating lists of related or unrelated words and Experiment 2 using block</vt:lpwstr>
  </property>
  <property fmtid="{D5CDD505-2E9C-101B-9397-08002B2CF9AE}" pid="925" name="ZOTERO_BREF_T6eMivfZ3rVg_6">
    <vt:lpwstr>ed lists. Experiment 3 varied presentation rates, Experiment 4 revisited the detrimental effect of semantic information on order information, and Experiment 5 explored false recall. We found that semantic information interacts with list composition, prese</vt:lpwstr>
  </property>
  <property fmtid="{D5CDD505-2E9C-101B-9397-08002B2CF9AE}" pid="926" name="ZOTERO_BREF_T6eMivfZ3rVg_7">
    <vt:lpwstr>ntation rate affects the magnitude of its influence, and semantic information impacts order information contrary to the dominant view. Additionally, increasing the number of related study words to a non-studied semantic lure boosts false recall. The eCFM </vt:lpwstr>
  </property>
  <property fmtid="{D5CDD505-2E9C-101B-9397-08002B2CF9AE}" pid="927" name="ZOTERO_BREF_T6eMivfZ3rVg_8">
    <vt:lpwstr>captured these findings as well as memory at the item level. Our demonstration provides insight into the cognitive mechanisms underlying verbal short-term memory and the interplay of semantic and episodic memory processes in recall.","container-title":"Jo</vt:lpwstr>
  </property>
  <property fmtid="{D5CDD505-2E9C-101B-9397-08002B2CF9AE}" pid="928" name="ZOTERO_BREF_T6eMivfZ3rVg_9">
    <vt:lpwstr>urnal of Memory and Language","DOI":"10.1016/j.jml.2024.104573","ISSN":"0749596X","journalAbbreviation":"Journal of Memory and Language","language":"en","page":"104573","source":"DOI.org (Crossref)","title":"An embedded computational framework of memory: </vt:lpwstr>
  </property>
  <property fmtid="{D5CDD505-2E9C-101B-9397-08002B2CF9AE}" pid="929" name="ZOTERO_BREF_T7RwiHpcduno_1">
    <vt:lpwstr>ZOTERO_ITEM CSL_CITATION {"citationID":"0ZUwOBbS","properties":{"formattedCitation":"(Saint-Aubin &amp; Poirier, 1999a)","plainCitation":"(Saint-Aubin &amp; Poirier, 1999a)","dontUpdate":true,"noteIndex":0},"citationItems":[{"id":329,"uris":["http://zotero.org/us</vt:lpwstr>
  </property>
  <property fmtid="{D5CDD505-2E9C-101B-9397-08002B2CF9AE}" pid="930" name="ZOTERO_BREF_T7RwiHpcduno_2">
    <vt:lpwstr>ers/6058248/items/2ERJMKL3"],"itemData":{"id":329,"type":"article-journal","container-title":"The Quarterly Journal of Experimental Psychology Section A","DOI":"10.1080/713755814","ISSN":"0272-4987, 1464-0740","issue":"2","journalAbbreviation":"The Quarte</vt:lpwstr>
  </property>
  <property fmtid="{D5CDD505-2E9C-101B-9397-08002B2CF9AE}" pid="931" name="ZOTERO_BREF_T7RwiHpcduno_3">
    <vt:lpwstr>rly Journal of Experimental Psychology Section A","language":"en","page":"367-394","source":"DOI.org (Crossref)","title":"Semantic Similarity and Immediate Serial Recall: Is There a Detrimental Effect on Order Information?","title-short":"Semantic Similar</vt:lpwstr>
  </property>
  <property fmtid="{D5CDD505-2E9C-101B-9397-08002B2CF9AE}" pid="932" name="ZOTERO_BREF_T7RwiHpcduno_4">
    <vt:lpwstr>ity and Immediate Serial Recall","volume":"52","author":[{"family":"Saint-Aubin","given":"Jean"},{"family":"Poirier","given":"Marie"}],"issued":{"date-parts":[["1999",4]]}}}],"schema":"https://github.com/citation-style-language/schema/raw/master/csl-citat</vt:lpwstr>
  </property>
  <property fmtid="{D5CDD505-2E9C-101B-9397-08002B2CF9AE}" pid="933" name="ZOTERO_BREF_T7RwiHpcduno_5">
    <vt:lpwstr>ion.json"}</vt:lpwstr>
  </property>
  <property fmtid="{D5CDD505-2E9C-101B-9397-08002B2CF9AE}" pid="934" name="ZOTERO_BREF_T905txxpLSAg_1">
    <vt:lpwstr>ZOTERO_ITEM CSL_CITATION {"citationID":"j4vU588v","properties":{"formattedCitation":"(Oberauer &amp; Lin, 2024)","plainCitation":"(Oberauer &amp; Lin, 2024)","noteIndex":0},"citationItems":[{"id":"YYHrVdpf/EuWFeFIY","uris":["http://zotero.org/users/6058248/items/</vt:lpwstr>
  </property>
  <property fmtid="{D5CDD505-2E9C-101B-9397-08002B2CF9AE}" pid="935" name="ZOTERO_BREF_T905txxpLSAg_2">
    <vt:lpwstr>3AV6ST3A"],"itemData":{"id":33,"type":"article-journal","container-title":"Journal of Experimental Psychology: Learning, Memory, and Cognition","title":"An interference model for visual and verbal working memory.","volume":"in press","author":[{"family":"</vt:lpwstr>
  </property>
  <property fmtid="{D5CDD505-2E9C-101B-9397-08002B2CF9AE}" pid="936" name="ZOTERO_BREF_T905txxpLSAg_3">
    <vt:lpwstr>Oberauer","given":"Klaus"},{"family":"Lin","given":"Hsuan-Yu"}],"issued":{"date-parts":[["2024"]]}}}],"schema":"https://github.com/citation-style-language/schema/raw/master/csl-citation.json"}</vt:lpwstr>
  </property>
  <property fmtid="{D5CDD505-2E9C-101B-9397-08002B2CF9AE}" pid="937" name="ZOTERO_BREF_TOI8WiIl4PpZ_1">
    <vt:lpwstr>ZOTERO_ITEM CSL_CITATION {"citationID":"TghEkX2s","properties":{"formattedCitation":"(Gu\\uc0\\u233{}rard &amp; Saint-Aubin, 2012)","plainCitation":"(Guérard &amp; Saint-Aubin, 2012)","noteIndex":0},"citationItems":[{"id":962,"uris":["http://zotero.org/users/6058</vt:lpwstr>
  </property>
  <property fmtid="{D5CDD505-2E9C-101B-9397-08002B2CF9AE}" pid="938" name="ZOTERO_BREF_TOI8WiIl4PpZ_2">
    <vt:lpwstr>248/items/2L9TBAQ7"],"itemData":{"id":962,"type":"article-journal","abstract":"In a recent study, Bireta et al. (2010) suggested that when participants are required to recall lists of items in the reverse order, more attention is devoted to the recall of </vt:lpwstr>
  </property>
  <property fmtid="{D5CDD505-2E9C-101B-9397-08002B2CF9AE}" pid="939" name="ZOTERO_BREF_TOI8WiIl4PpZ_3">
    <vt:lpwstr>order at the expense of item information, leading to the abolition of item-based phenomena (the item and order trade-off hypothesis). In order to test the item and order trade-off hypothesis, we manipulated 4 lexical factors that are well known to influen</vt:lpwstr>
  </property>
  <property fmtid="{D5CDD505-2E9C-101B-9397-08002B2CF9AE}" pid="940" name="ZOTERO_BREF_TOI8WiIl4PpZ_4">
    <vt:lpwstr>ce item retention. The effects of word frequency, of lexicality, of semantic similarity, and of imageability were tested in forward and backward recall. All 4 phenomena were maintained in backward recall, which contradicts the item and order trade-off hyp</vt:lpwstr>
  </property>
  <property fmtid="{D5CDD505-2E9C-101B-9397-08002B2CF9AE}" pid="941" name="ZOTERO_BREF_TOI8WiIl4PpZ_5">
    <vt:lpwstr>othesis. Instead, we suggest that backward recall might rely on semantic retrieval strategies.","container-title":"Journal of Experimental Psychology: Learning, Memory, and Cognition","DOI":"10.1037/a0025481","ISSN":"1939-1285, 0278-7393","issue":"2","jou</vt:lpwstr>
  </property>
  <property fmtid="{D5CDD505-2E9C-101B-9397-08002B2CF9AE}" pid="942" name="ZOTERO_BREF_TOI8WiIl4PpZ_6">
    <vt:lpwstr>rnalAbbreviation":"Journal of Experimental Psychology: Learning, Memory, and Cognition","language":"en","page":"312-324","source":"DOI.org (Crossref)","title":"Assessing the effect of lexical variables in backward recall.","volume":"38","author":[{"family</vt:lpwstr>
  </property>
  <property fmtid="{D5CDD505-2E9C-101B-9397-08002B2CF9AE}" pid="943" name="ZOTERO_BREF_TOI8WiIl4PpZ_7">
    <vt:lpwstr>":"Guérard","given":"Katherine"},{"family":"Saint-Aubin","given":"Jean"}],"issued":{"date-parts":[["2012"]]}}}],"schema":"https://github.com/citation-style-language/schema/raw/master/csl-citation.json"}</vt:lpwstr>
  </property>
  <property fmtid="{D5CDD505-2E9C-101B-9397-08002B2CF9AE}" pid="944" name="ZOTERO_BREF_TSaHPEwvHf18_1">
    <vt:lpwstr>ZOTERO_ITEM CSL_CITATION {"citationID":"C3snTG62","properties":{"formattedCitation":"(Neath &amp; Surprenant, 2019; Saint-Aubin &amp; Poirier, 1999a)","plainCitation":"(Neath &amp; Surprenant, 2019; Saint-Aubin &amp; Poirier, 1999a)","noteIndex":0},"citationItems":[{"id"</vt:lpwstr>
  </property>
  <property fmtid="{D5CDD505-2E9C-101B-9397-08002B2CF9AE}" pid="945" name="ZOTERO_BREF_TSaHPEwvHf18_10">
    <vt:lpwstr>":"Set size and long-term memory/lexical effects in immediate serial recall","volume":"47","author":[{"family":"Neath","given":"Ian"},{"family":"Surprenant","given":"Aimée M."}],"issued":{"date-parts":[["2019",4]]}}},{"id":329,"uris":["http://zotero.org/u</vt:lpwstr>
  </property>
  <property fmtid="{D5CDD505-2E9C-101B-9397-08002B2CF9AE}" pid="946" name="ZOTERO_BREF_TSaHPEwvHf18_11">
    <vt:lpwstr>sers/6058248/items/2ERJMKL3"],"itemData":{"id":329,"type":"article-journal","container-title":"The Quarterly Journal of Experimental Psychology Section A","DOI":"10.1080/713755814","ISSN":"0272-4987, 1464-0740","issue":"2","journalAbbreviation":"The Quart</vt:lpwstr>
  </property>
  <property fmtid="{D5CDD505-2E9C-101B-9397-08002B2CF9AE}" pid="947" name="ZOTERO_BREF_TSaHPEwvHf18_12">
    <vt:lpwstr>erly Journal of Experimental Psychology Section A","language":"en","page":"367-394","source":"DOI.org (Crossref)","title":"Semantic Similarity and Immediate Serial Recall: Is There a Detrimental Effect on Order Information?","title-short":"Semantic Simila</vt:lpwstr>
  </property>
  <property fmtid="{D5CDD505-2E9C-101B-9397-08002B2CF9AE}" pid="948" name="ZOTERO_BREF_TSaHPEwvHf18_13">
    <vt:lpwstr>rity and Immediate Serial Recall","volume":"52","author":[{"family":"Saint-Aubin","given":"Jean"},{"family":"Poirier","given":"Marie"}],"issued":{"date-parts":[["1999",4]]}}}],"schema":"https://github.com/citation-style-language/schema/raw/master/csl-cita</vt:lpwstr>
  </property>
  <property fmtid="{D5CDD505-2E9C-101B-9397-08002B2CF9AE}" pid="949" name="ZOTERO_BREF_TSaHPEwvHf18_14">
    <vt:lpwstr>tion.json"}</vt:lpwstr>
  </property>
  <property fmtid="{D5CDD505-2E9C-101B-9397-08002B2CF9AE}" pid="950" name="ZOTERO_BREF_TSaHPEwvHf18_2">
    <vt:lpwstr>:1850,"uris":["http://zotero.org/users/6058248/items/UGSTNWZH"],"itemData":{"id":1850,"type":"article-journal","abstract":"The impurity principle (Surprenant &amp; Neath, 2009b) states that because memory is fundamentally reconstructive, tasks and processes a</vt:lpwstr>
  </property>
  <property fmtid="{D5CDD505-2E9C-101B-9397-08002B2CF9AE}" pid="951" name="ZOTERO_BREF_TSaHPEwvHf18_3">
    <vt:lpwstr>re not pure. This principle is based on a long line of research showing the effects of one memory system or process on another. Although the principle is widely accepted, many researchers appear hesitant to endorse it in extreme edge cases. One such case </vt:lpwstr>
  </property>
  <property fmtid="{D5CDD505-2E9C-101B-9397-08002B2CF9AE}" pid="952" name="ZOTERO_BREF_TSaHPEwvHf18_4">
    <vt:lpwstr>involves the effects of long-term memory and lexical factors when a small, closed set of items is used. According to this view, because the subject knows the set of items, there will be no effect of item information. In contrast, the impurity principle pr</vt:lpwstr>
  </property>
  <property fmtid="{D5CDD505-2E9C-101B-9397-08002B2CF9AE}" pid="953" name="ZOTERO_BREF_TSaHPEwvHf18_5">
    <vt:lpwstr>edicts that such effects can still be observed, because immediate serial recall with a small closed set of items is not a pure test of order information. Four experiments tested this edge case. In Experiments 1 and 2, we found concreteness effects when it</vt:lpwstr>
  </property>
  <property fmtid="{D5CDD505-2E9C-101B-9397-08002B2CF9AE}" pid="954" name="ZOTERO_BREF_TSaHPEwvHf18_6">
    <vt:lpwstr>em uncertainty was minimized in both within-subjects (Exp. 1) and between-subjects (Exp. 2) designs. In Experiments 3 and 4, we found frequency effects when item uncertainty was minimized in both within-subjects (Exp. 3) and between-subjects (Exp. 4) desi</vt:lpwstr>
  </property>
  <property fmtid="{D5CDD505-2E9C-101B-9397-08002B2CF9AE}" pid="955" name="ZOTERO_BREF_TSaHPEwvHf18_7">
    <vt:lpwstr>gns. Analyses of intrusion and omission errors indicated that the sets of items had been learned. Analyses by experiment half also confirmed that the effects of concreteness and frequency were observable in the latter stages of the experiments, when there</vt:lpwstr>
  </property>
  <property fmtid="{D5CDD505-2E9C-101B-9397-08002B2CF9AE}" pid="956" name="ZOTERO_BREF_TSaHPEwvHf18_8">
    <vt:lpwstr> should have been even less doubt about the items. The results support the impurity principle and suggest that hesitation about accepting it in edge cases is unwarranted.","container-title":"Memory &amp; Cognition","DOI":"10.3758/s13421-018-0883-8","ISSN":"00</vt:lpwstr>
  </property>
  <property fmtid="{D5CDD505-2E9C-101B-9397-08002B2CF9AE}" pid="957" name="ZOTERO_BREF_TSaHPEwvHf18_9">
    <vt:lpwstr>90-502X, 1532-5946","issue":"3","journalAbbreviation":"Mem Cogn","language":"en","page":"455-472","source":"DOI.org (Crossref)","title":"Set size and long-term memory/lexical effects in immediate serial recall: Testing the impurity principle","title-short</vt:lpwstr>
  </property>
  <property fmtid="{D5CDD505-2E9C-101B-9397-08002B2CF9AE}" pid="958" name="ZOTERO_BREF_U5UdDsjrQZF6_1">
    <vt:lpwstr>ZOTERO_ITEM CSL_CITATION {"citationID":"evrZNgFp","properties":{"formattedCitation":"(Guitard et al., 2025)","plainCitation":"(Guitard et al., 2025)","noteIndex":0},"citationItems":[{"id":4587,"uris":["http://zotero.org/users/6058248/items/722SEL5S"],"ite</vt:lpwstr>
  </property>
  <property fmtid="{D5CDD505-2E9C-101B-9397-08002B2CF9AE}" pid="959" name="ZOTERO_BREF_U5UdDsjrQZF6_10">
    <vt:lpwstr>Accounting for the influence of semantic information in verbal short-term memory","title-short":"An embedded computational framework of memory","volume":"140","author":[{"family":"Guitard","given":"Dominic"},{"family":"Saint-Aubin","given":"Jean"},{"famil</vt:lpwstr>
  </property>
  <property fmtid="{D5CDD505-2E9C-101B-9397-08002B2CF9AE}" pid="960" name="ZOTERO_BREF_U5UdDsjrQZF6_11">
    <vt:lpwstr>y":"Nick Reid","given":"J."},{"family":"Jamieson","given":"Randall K."}],"issued":{"date-parts":[["2025",2]]}}}],"schema":"https://github.com/citation-style-language/schema/raw/master/csl-citation.json"}</vt:lpwstr>
  </property>
  <property fmtid="{D5CDD505-2E9C-101B-9397-08002B2CF9AE}" pid="961" name="ZOTERO_BREF_U5UdDsjrQZF6_2">
    <vt:lpwstr>mData":{"id":4587,"type":"article-journal","abstract":"We introduce the Embedded Computational Framework of Memory (eCFM), a model that integrates structured semantic word representations with an instance-based memory model to account for the influence of</vt:lpwstr>
  </property>
  <property fmtid="{D5CDD505-2E9C-101B-9397-08002B2CF9AE}" pid="962" name="ZOTERO_BREF_U5UdDsjrQZF6_3">
    <vt:lpwstr> semantic information in verbal short-term memory. The eCFM combines principles from the episodic MINERVA 2 model and the semantic Latent Semantic Analysis model. After reviewing how semantic information impacts verbal short-term memory performance, we de</vt:lpwstr>
  </property>
  <property fmtid="{D5CDD505-2E9C-101B-9397-08002B2CF9AE}" pid="963" name="ZOTERO_BREF_U5UdDsjrQZF6_4">
    <vt:lpwstr>monstrate eCFM’s ability to reconcile various phenomena within a common computational framework. Our model captures key findings, such as the influence of semantic information in serial recall, its reduction in serial reconstruction, and the impact of tas</vt:lpwstr>
  </property>
  <property fmtid="{D5CDD505-2E9C-101B-9397-08002B2CF9AE}" pid="964" name="ZOTERO_BREF_U5UdDsjrQZF6_5">
    <vt:lpwstr>k difficulty on semantic information. In five experiments, we tested predictions derived from the eCFM. Experiments 1 and 2 manipulated list organization, with Experiment 1 using alternating lists of related or unrelated words and Experiment 2 using block</vt:lpwstr>
  </property>
  <property fmtid="{D5CDD505-2E9C-101B-9397-08002B2CF9AE}" pid="965" name="ZOTERO_BREF_U5UdDsjrQZF6_6">
    <vt:lpwstr>ed lists. Experiment 3 varied presentation rates, Experiment 4 revisited the detrimental effect of semantic information on order information, and Experiment 5 explored false recall. We found that semantic information interacts with list composition, prese</vt:lpwstr>
  </property>
  <property fmtid="{D5CDD505-2E9C-101B-9397-08002B2CF9AE}" pid="966" name="ZOTERO_BREF_U5UdDsjrQZF6_7">
    <vt:lpwstr>ntation rate affects the magnitude of its influence, and semantic information impacts order information contrary to the dominant view. Additionally, increasing the number of related study words to a non-studied semantic lure boosts false recall. The eCFM </vt:lpwstr>
  </property>
  <property fmtid="{D5CDD505-2E9C-101B-9397-08002B2CF9AE}" pid="967" name="ZOTERO_BREF_U5UdDsjrQZF6_8">
    <vt:lpwstr>captured these findings as well as memory at the item level. Our demonstration provides insight into the cognitive mechanisms underlying verbal short-term memory and the interplay of semantic and episodic memory processes in recall.","container-title":"Jo</vt:lpwstr>
  </property>
  <property fmtid="{D5CDD505-2E9C-101B-9397-08002B2CF9AE}" pid="968" name="ZOTERO_BREF_U5UdDsjrQZF6_9">
    <vt:lpwstr>urnal of Memory and Language","DOI":"10.1016/j.jml.2024.104573","ISSN":"0749596X","journalAbbreviation":"Journal of Memory and Language","language":"en","page":"104573","source":"DOI.org (Crossref)","title":"An embedded computational framework of memory: </vt:lpwstr>
  </property>
  <property fmtid="{D5CDD505-2E9C-101B-9397-08002B2CF9AE}" pid="969" name="ZOTERO_BREF_URPwSJQ9BdVL_1">
    <vt:lpwstr>ZOTERO_ITEM CSL_CITATION {"citationID":"6O3IbLSQ","properties":{"formattedCitation":"(Deese, 1959; Roediger &amp; McDermott, 1995)","plainCitation":"(Deese, 1959; Roediger &amp; McDermott, 1995)","noteIndex":0},"citationItems":[{"id":4592,"uris":["http://zotero.o</vt:lpwstr>
  </property>
  <property fmtid="{D5CDD505-2E9C-101B-9397-08002B2CF9AE}" pid="970" name="ZOTERO_BREF_URPwSJQ9BdVL_2">
    <vt:lpwstr>rg/users/6058248/items/CUWLIXUC"],"itemData":{"id":4592,"type":"article-journal","container-title":"Journal of experimental psychology","issue":"1","page":"17","title":"On the prediction of occurrence of particular verbal intrusions in immediate recall","</vt:lpwstr>
  </property>
  <property fmtid="{D5CDD505-2E9C-101B-9397-08002B2CF9AE}" pid="971" name="ZOTERO_BREF_URPwSJQ9BdVL_3">
    <vt:lpwstr>volume":"58","author":[{"family":"Deese","given":""}],"issued":{"date-parts":[["1959"]]}}},{"id":4594,"uris":["http://zotero.org/users/6058248/items/BH7339G9"],"itemData":{"id":4594,"type":"article-journal","container-title":"Journal of experimental psych</vt:lpwstr>
  </property>
  <property fmtid="{D5CDD505-2E9C-101B-9397-08002B2CF9AE}" pid="972" name="ZOTERO_BREF_URPwSJQ9BdVL_4">
    <vt:lpwstr>ology: Learning, Memory, and Cognition","issue":"4","language":"en","page":"803","source":"Zotero","title":"Creating False Memories: Remembering Words Not Presented in Lists","volume":"21","author":[{"family":"Roediger","given":""},{"family":"McDermott","</vt:lpwstr>
  </property>
  <property fmtid="{D5CDD505-2E9C-101B-9397-08002B2CF9AE}" pid="973" name="ZOTERO_BREF_URPwSJQ9BdVL_5">
    <vt:lpwstr>given":"Kathleen B"}],"issued":{"date-parts":[["1995"]]}}}],"schema":"https://github.com/citation-style-language/schema/raw/master/csl-citation.json"}</vt:lpwstr>
  </property>
  <property fmtid="{D5CDD505-2E9C-101B-9397-08002B2CF9AE}" pid="974" name="ZOTERO_BREF_UTHDPVJLoDZr_1">
    <vt:lpwstr/>
  </property>
  <property fmtid="{D5CDD505-2E9C-101B-9397-08002B2CF9AE}" pid="975" name="ZOTERO_BREF_UYVEQKnMr69S_1">
    <vt:lpwstr>ZOTERO_ITEM CSL_CITATION {"citationID":"POij7mDh","properties":{"formattedCitation":"(Nairne, 1990)","plainCitation":"(Nairne, 1990)","noteIndex":0},"citationItems":[{"id":265,"uris":["http://zotero.org/users/6058248/items/7NWU8JZM"],"itemData":{"id":265,</vt:lpwstr>
  </property>
  <property fmtid="{D5CDD505-2E9C-101B-9397-08002B2CF9AE}" pid="976" name="ZOTERO_BREF_UYVEQKnMr69S_2">
    <vt:lpwstr>"type":"article-journal","container-title":"Memory &amp; Cognition","DOI":"10.3758/BF03213879","ISSN":"0090-502X, 1532-5946","issue":"3","journalAbbreviation":"Memory &amp; Cognition","language":"en","page":"251-269","source":"DOI.org (Crossref)","title":"A featu</vt:lpwstr>
  </property>
  <property fmtid="{D5CDD505-2E9C-101B-9397-08002B2CF9AE}" pid="977" name="ZOTERO_BREF_UYVEQKnMr69S_3">
    <vt:lpwstr>re model of immediate memory","volume":"18","author":[{"family":"Nairne","given":"James S."}],"issued":{"date-parts":[["1990",5]]}}}],"schema":"https://github.com/citation-style-language/schema/raw/master/csl-citation.json"}</vt:lpwstr>
  </property>
  <property fmtid="{D5CDD505-2E9C-101B-9397-08002B2CF9AE}" pid="978" name="ZOTERO_BREF_UgeYpdtFRYEJ_1">
    <vt:lpwstr>ZOTERO_ITEM CSL_CITATION {"citationID":"gsVA6ZyX","properties":{"formattedCitation":"(Thalmann et al., 2019)","plainCitation":"(Thalmann et al., 2019)","noteIndex":0},"citationItems":[{"id":1649,"uris":["http://zotero.org/users/6058248/items/K4F9SNTB"],"i</vt:lpwstr>
  </property>
  <property fmtid="{D5CDD505-2E9C-101B-9397-08002B2CF9AE}" pid="979" name="ZOTERO_BREF_UgeYpdtFRYEJ_2">
    <vt:lpwstr>temData":{"id":1649,"type":"article-journal","container-title":"Journal of Experimental Psychology: Learning, Memory, and Cognition","DOI":"10.1037/xlm0000578","ISSN":"1939-1285, 0278-7393","issue":"1","journalAbbreviation":"Journal of Experimental Psycho</vt:lpwstr>
  </property>
  <property fmtid="{D5CDD505-2E9C-101B-9397-08002B2CF9AE}" pid="980" name="ZOTERO_BREF_UgeYpdtFRYEJ_3">
    <vt:lpwstr>logy: Learning, Memory, and Cognition","language":"en","page":"37-55","source":"DOI.org (Crossref)","title":"How does chunking help working memory?","volume":"45","author":[{"family":"Thalmann","given":"Mirko"},{"family":"Souza","given":"Alessandra S."},{</vt:lpwstr>
  </property>
  <property fmtid="{D5CDD505-2E9C-101B-9397-08002B2CF9AE}" pid="981" name="ZOTERO_BREF_UgeYpdtFRYEJ_4">
    <vt:lpwstr>"family":"Oberauer","given":"Klaus"}],"issued":{"date-parts":[["2019",1]]}}}],"schema":"https://github.com/citation-style-language/schema/raw/master/csl-citation.json"}</vt:lpwstr>
  </property>
  <property fmtid="{D5CDD505-2E9C-101B-9397-08002B2CF9AE}" pid="982" name="ZOTERO_BREF_Us7NO0aGuhtn_1">
    <vt:lpwstr>ZOTERO_ITEM CSL_CITATION {"citationID":"XsLPPfv8","properties":{"formattedCitation":"(Xu et al., 2018)","plainCitation":"(Xu et al., 2018)","noteIndex":0},"citationItems":[{"id":10,"uris":["http://zotero.org/users/6058248/items/RKIVYBYA"],"itemData":{"id"</vt:lpwstr>
  </property>
  <property fmtid="{D5CDD505-2E9C-101B-9397-08002B2CF9AE}" pid="983" name="ZOTERO_BREF_Us7NO0aGuhtn_10">
    <vt:lpwstr>r” and “stethoscope,” which are thematically related) remains poorly understood. We used representational similarity analyses to unravel the neural representations of these different types of semantic relations by testing the same set of words that could </vt:lpwstr>
  </property>
  <property fmtid="{D5CDD505-2E9C-101B-9397-08002B2CF9AE}" pid="984" name="ZOTERO_BREF_Us7NO0aGuhtn_11">
    <vt:lpwstr>be differently grouped by taxonomic categories or by thematic categories. We found that widely distributed brain areas primarily represented taxonomic categories, with the thematic categories further embedded within the taxonomic structure.","container-ti</vt:lpwstr>
  </property>
  <property fmtid="{D5CDD505-2E9C-101B-9397-08002B2CF9AE}" pid="985" name="ZOTERO_BREF_Us7NO0aGuhtn_12">
    <vt:lpwstr>tle":"The Journal of Neuroscience","DOI":"10.1523/JNEUROSCI.2562-17.2018","ISSN":"0270-6474, 1529-2401","issue":"13","journalAbbreviation":"J. Neurosci.","language":"en","page":"3303-3317","source":"DOI.org (Crossref)","title":"Doctor, Teacher, and Stetho</vt:lpwstr>
  </property>
  <property fmtid="{D5CDD505-2E9C-101B-9397-08002B2CF9AE}" pid="986" name="ZOTERO_BREF_Us7NO0aGuhtn_13">
    <vt:lpwstr>scope: Neural Representation of Different Types of Semantic Relations","title-short":"Doctor, Teacher, and Stethoscope","volume":"38","author":[{"family":"Xu","given":"Yangwen"},{"family":"Wang","given":"Xiaosha"},{"family":"Wang","given":"Xiaoying"},{"fa</vt:lpwstr>
  </property>
  <property fmtid="{D5CDD505-2E9C-101B-9397-08002B2CF9AE}" pid="987" name="ZOTERO_BREF_Us7NO0aGuhtn_14">
    <vt:lpwstr>mily":"Men","given":"Weiwei"},{"family":"Gao","given":"Jia-Hong"},{"family":"Bi","given":"Yanchao"}],"issued":{"date-parts":[["2018",3,28]]}}}],"schema":"https://github.com/citation-style-language/schema/raw/master/csl-citation.json"}</vt:lpwstr>
  </property>
  <property fmtid="{D5CDD505-2E9C-101B-9397-08002B2CF9AE}" pid="988" name="ZOTERO_BREF_Us7NO0aGuhtn_2">
    <vt:lpwstr>:10,"type":"article-journal","abstract":"Concepts can be related in many ways. They can belong to the same taxonomic category (e.g., “doctor” and “teacher,” both in the category of people) or be associated with the same event context (e.g., “doctor” and “</vt:lpwstr>
  </property>
  <property fmtid="{D5CDD505-2E9C-101B-9397-08002B2CF9AE}" pid="989" name="ZOTERO_BREF_Us7NO0aGuhtn_3">
    <vt:lpwstr>stethoscope,” both associated with medical scenarios). How are these two major types of semantic relations coded in the brain? We constructed stimuli from three taxonomic categories (people, manmade objects, and locations) and three thematic categories (s</vt:lpwstr>
  </property>
  <property fmtid="{D5CDD505-2E9C-101B-9397-08002B2CF9AE}" pid="990" name="ZOTERO_BREF_Us7NO0aGuhtn_4">
    <vt:lpwstr>chool, medicine, and sports) and investigated the neural representations of these two dimensions using representational similarity analyses in human participants (10 men and nine women). In specific regions of interest, the left anterior temporal lobe (AT</vt:lpwstr>
  </property>
  <property fmtid="{D5CDD505-2E9C-101B-9397-08002B2CF9AE}" pid="991" name="ZOTERO_BREF_Us7NO0aGuhtn_5">
    <vt:lpwstr>L) and the left temporoparietal junction (TPJ), we found that, whereas both areas had significant effects of taxonomic information, the taxonomic relations had stronger effects in the ATL than in the TPJ (“doctor” and “teacher” closer in ATL neural activi</vt:lpwstr>
  </property>
  <property fmtid="{D5CDD505-2E9C-101B-9397-08002B2CF9AE}" pid="992" name="ZOTERO_BREF_Us7NO0aGuhtn_6">
    <vt:lpwstr>ty), with the reverse being true for thematic relations (“doctor” and “stethoscope” closer in TPJ neural activity). A whole-brain searchlight analysis revealed that widely distributed regions, mainly in the left hemisphere, represented the taxonomic dimen</vt:lpwstr>
  </property>
  <property fmtid="{D5CDD505-2E9C-101B-9397-08002B2CF9AE}" pid="993" name="ZOTERO_BREF_Us7NO0aGuhtn_7">
    <vt:lpwstr>sion. Interestingly, the significant effects of the thematic relations were only observed after the taxonomic differences were controlled for in the left TPJ, the right superior lateral occipital cortex, and other frontal, temporal, and parietal regions. </vt:lpwstr>
  </property>
  <property fmtid="{D5CDD505-2E9C-101B-9397-08002B2CF9AE}" pid="994" name="ZOTERO_BREF_Us7NO0aGuhtn_8">
    <vt:lpwstr>In summary, taxonomic grouping is a primary organizational dimension across distributed brain regions, with thematic grouping further embedded within such taxonomic structures.\n            \n              SIGNIFICANCE STATEMENT\n              How are con</vt:lpwstr>
  </property>
  <property fmtid="{D5CDD505-2E9C-101B-9397-08002B2CF9AE}" pid="995" name="ZOTERO_BREF_Us7NO0aGuhtn_9">
    <vt:lpwstr>cepts organized in the brain? It is well established that concepts belonging to the same taxonomic categories (e.g., “doctor” and “teacher”) share neural representations in specific brain regions. How concepts are associated in other manners (e.g., “docto</vt:lpwstr>
  </property>
  <property fmtid="{D5CDD505-2E9C-101B-9397-08002B2CF9AE}" pid="996" name="ZOTERO_BREF_V9xeHRVY8BCT_1">
    <vt:lpwstr>ZOTERO_ITEM CSL_CITATION {"citationID":"SPpkJQe8","properties":{"formattedCitation":"(Barrouillet et al., 2004)","plainCitation":"(Barrouillet et al., 2004)","noteIndex":0},"citationItems":[{"id":638,"uris":["http://zotero.org/users/6058248/items/QJGGX8MF</vt:lpwstr>
  </property>
  <property fmtid="{D5CDD505-2E9C-101B-9397-08002B2CF9AE}" pid="997" name="ZOTERO_BREF_V9xeHRVY8BCT_2">
    <vt:lpwstr>"],"itemData":{"id":638,"type":"article-journal","container-title":"Journal of Experimental Psychology: General","DOI":"10.1037/0096-3445.133.1.83","ISSN":"1939-2222, 0096-3445","issue":"1","journalAbbreviation":"Journal of Experimental Psychology: Genera</vt:lpwstr>
  </property>
  <property fmtid="{D5CDD505-2E9C-101B-9397-08002B2CF9AE}" pid="998" name="ZOTERO_BREF_V9xeHRVY8BCT_3">
    <vt:lpwstr>l","language":"en","page":"83-100","source":"DOI.org (Crossref)","title":"Time Constraints and Resource Sharing in Adults' Working Memory Spans.","volume":"133","author":[{"family":"Barrouillet","given":"Pierre"},{"family":"Bernardin","given":"Sophie"},{"</vt:lpwstr>
  </property>
  <property fmtid="{D5CDD505-2E9C-101B-9397-08002B2CF9AE}" pid="999" name="ZOTERO_BREF_V9xeHRVY8BCT_4">
    <vt:lpwstr>family":"Camos","given":"Valérie"}],"issued":{"date-parts":[["2004"]]}}}],"schema":"https://github.com/citation-style-language/schema/raw/master/csl-citation.json"}</vt:lpwstr>
  </property>
  <property fmtid="{D5CDD505-2E9C-101B-9397-08002B2CF9AE}" pid="1000" name="ZOTERO_BREF_VEH25bUbfYzB_1">
    <vt:lpwstr>ZOTERO_ITEM CSL_CITATION {"citationID":"RafN3aMZ","properties":{"formattedCitation":"(Kowialiewski et al., 2023)","plainCitation":"(Kowialiewski et al., 2023)","dontUpdate":true,"noteIndex":0},"citationItems":[{"id":44,"uris":["http://zotero.org/users/605</vt:lpwstr>
  </property>
  <property fmtid="{D5CDD505-2E9C-101B-9397-08002B2CF9AE}" pid="1001" name="ZOTERO_BREF_VEH25bUbfYzB_10">
    <vt:lpwstr>thub.com/citation-style-language/schema/raw/master/csl-citation.json"}</vt:lpwstr>
  </property>
  <property fmtid="{D5CDD505-2E9C-101B-9397-08002B2CF9AE}" pid="1002" name="ZOTERO_BREF_VEH25bUbfYzB_2">
    <vt:lpwstr>8248/items/GHSE92VK"],"itemData":{"id":44,"type":"article-journal","abstract":"Working memory (WM) is often tested through immediate serial recall of word lists. Performance in such tasks is negatively influenced by phonological similarity: People more of</vt:lpwstr>
  </property>
  <property fmtid="{D5CDD505-2E9C-101B-9397-08002B2CF9AE}" pid="1003" name="ZOTERO_BREF_VEH25bUbfYzB_3">
    <vt:lpwstr>ten get the order of words wrong when they are phonologically similar to each other (e.g., cat, fat, mat). This phonological-similarity effect shows that phonology plays an important role for the representation of serial order in these tasks. By contrast,</vt:lpwstr>
  </property>
  <property fmtid="{D5CDD505-2E9C-101B-9397-08002B2CF9AE}" pid="1004" name="ZOTERO_BREF_VEH25bUbfYzB_4">
    <vt:lpwstr> semantic similarity usually does not impact performance negatively. To resolve and understand this discrepancy, we tested the ef­ fects of phonological and semantic similarity for the retention of positional information in WM. Across six ex­ periments (a</vt:lpwstr>
  </property>
  <property fmtid="{D5CDD505-2E9C-101B-9397-08002B2CF9AE}" pid="1005" name="ZOTERO_BREF_VEH25bUbfYzB_5">
    <vt:lpwstr>ll Ns = 60 young adults), we manipulated between-item semantic and phonological similarity in tasks requiring participants to form and maintain new item-context bindings in WM. Participants were asked to retrieve items from their context, or the contexts </vt:lpwstr>
  </property>
  <property fmtid="{D5CDD505-2E9C-101B-9397-08002B2CF9AE}" pid="1006" name="ZOTERO_BREF_VEH25bUbfYzB_6">
    <vt:lpwstr>from their item. For both retrieval directions, phonological similarity impaired WM for item-context bindings across all experiments. Semantic similarity did not. These results demonstrate that WM encodes phonological and semantic information differently.</vt:lpwstr>
  </property>
  <property fmtid="{D5CDD505-2E9C-101B-9397-08002B2CF9AE}" pid="1007" name="ZOTERO_BREF_VEH25bUbfYzB_7">
    <vt:lpwstr> We propose a WM model accounting for semantic-similarity effects in WM, in which semantic knowledge supports WM through activated long-term memory.","container-title":"Cognition","DOI":"10.1016/j.cognition.2022.105364","ISSN":"00100277","issue":"105364",</vt:lpwstr>
  </property>
  <property fmtid="{D5CDD505-2E9C-101B-9397-08002B2CF9AE}" pid="1008" name="ZOTERO_BREF_VEH25bUbfYzB_8">
    <vt:lpwstr>"journalAbbreviation":"Cognition","language":"en","source":"DOI.org (Crossref)","title":"Verbal working memory encodes phonological and semantic information differently","URL":"https://linkinghub.elsevier.com/retrieve/pii/S0010027722003535","volume":"233"</vt:lpwstr>
  </property>
  <property fmtid="{D5CDD505-2E9C-101B-9397-08002B2CF9AE}" pid="1009" name="ZOTERO_BREF_VEH25bUbfYzB_9">
    <vt:lpwstr>,"author":[{"family":"Kowialiewski","given":"B."},{"family":"Krasnoff","given":"J."},{"family":"Mizrak","given":"E."},{"family":"Oberauer","given":"K."}],"accessed":{"date-parts":[["2022",12,29]]},"issued":{"date-parts":[["2023"]]}}}],"schema":"https://gi</vt:lpwstr>
  </property>
  <property fmtid="{D5CDD505-2E9C-101B-9397-08002B2CF9AE}" pid="1010" name="ZOTERO_BREF_VWNG2i26xYEx_1">
    <vt:lpwstr>ZOTERO_ITEM CSL_CITATION {"citationID":"eeKidFpO","properties":{"formattedCitation":"(Kowialiewski, Majerus, et al., 2023, p. 201)","plainCitation":"(Kowialiewski, Majerus, et al., 2023, p. 201)","dontUpdate":true,"noteIndex":0},"citationItems":[{"id":214</vt:lpwstr>
  </property>
  <property fmtid="{D5CDD505-2E9C-101B-9397-08002B2CF9AE}" pid="1011" name="ZOTERO_BREF_VWNG2i26xYEx_2">
    <vt:lpwstr>5,"uris":["http://zotero.org/users/6058248/items/S4J5ARKM"],"itemData":{"id":2145,"type":"article-journal","container-title":"Journal of Experimental Psychology: Learning, Memory, and Cognition","DOI":"10.1037/xlm0001279","issue":"1","page":"68-88","title</vt:lpwstr>
  </property>
  <property fmtid="{D5CDD505-2E9C-101B-9397-08002B2CF9AE}" pid="1012" name="ZOTERO_BREF_VWNG2i26xYEx_3">
    <vt:lpwstr>":"Does semantic similarity affect immediate memory for order? Usually not, but sometimes it does","volume":"50","author":[{"family":"Kowialiewski","given":"Benjamin"},{"family":"Majerus","given":"Steve"},{"family":"Oberauer","given":"Klaus"}],"issued":{"</vt:lpwstr>
  </property>
  <property fmtid="{D5CDD505-2E9C-101B-9397-08002B2CF9AE}" pid="1013" name="ZOTERO_BREF_VWNG2i26xYEx_4">
    <vt:lpwstr>date-parts":[["2024"]]}},"locator":"201"}],"schema":"https://github.com/citation-style-language/schema/raw/master/csl-citation.json"}</vt:lpwstr>
  </property>
  <property fmtid="{D5CDD505-2E9C-101B-9397-08002B2CF9AE}" pid="1014" name="ZOTERO_BREF_Wb8uhSWZis2J_1">
    <vt:lpwstr>ZOTERO_ITEM CSL_CITATION {"citationID":"zvVlajIt","properties":{"formattedCitation":"(Chen &amp; Cowan, 2005; Cowan et al., 2004; Mathy &amp; Feldman, 2012; Norris et al., 2020; Portrat et al., 2016; Thalmann et al., 2019)","plainCitation":"(Chen &amp; Cowan, 2005; C</vt:lpwstr>
  </property>
  <property fmtid="{D5CDD505-2E9C-101B-9397-08002B2CF9AE}" pid="1015" name="ZOTERO_BREF_Wb8uhSWZis2J_10">
    <vt:lpwstr>te mental units, or chunks (cf. Miller, 1956). Because of the practical difﬁculty of measuring chunks, this hypothesis has not been tested previously, despite wide attention to Miller’s article. We used a training procedure to manipulate the strength of a</vt:lpwstr>
  </property>
  <property fmtid="{D5CDD505-2E9C-101B-9397-08002B2CF9AE}" pid="1016" name="ZOTERO_BREF_Wb8uhSWZis2J_11">
    <vt:lpwstr>ssociations between pairs of words to be included in an immediate serial-recall task. Although the amount of training on associations clearly increased the availability of two-item chunks and therefore the number of items correct in list recall, the numbe</vt:lpwstr>
  </property>
  <property fmtid="{D5CDD505-2E9C-101B-9397-08002B2CF9AE}" pid="1017" name="ZOTERO_BREF_Wb8uhSWZis2J_12">
    <vt:lpwstr>r of total chunks recalled (singletons plus two-word chunks) appeared to remain approximately constant across association strengths, supporting a hypothesis of constant capacity.","container-title":"Psychological Science","DOI":"10.1111/j.0956-7976.2004.0</vt:lpwstr>
  </property>
  <property fmtid="{D5CDD505-2E9C-101B-9397-08002B2CF9AE}" pid="1018" name="ZOTERO_BREF_Wb8uhSWZis2J_13">
    <vt:lpwstr>0732.x","ISSN":"0956-7976, 1467-9280","issue":"9","journalAbbreviation":"Psychol Sci","language":"en","page":"634-640","source":"DOI.org (Crossref)","title":"Constant Capacity in an Immediate Serial-Recall Task: A Logical Sequel to Miller (1956)","title-s</vt:lpwstr>
  </property>
  <property fmtid="{D5CDD505-2E9C-101B-9397-08002B2CF9AE}" pid="1019" name="ZOTERO_BREF_Wb8uhSWZis2J_14">
    <vt:lpwstr>hort":"Constant Capacity in an Immediate Serial-Recall Task","volume":"15","author":[{"family":"Cowan","given":"Nelson"},{"family":"Chen","given":"Zhijian"},{"family":"Rouder","given":"Jeffrey N."}],"issued":{"date-parts":[["2004",9]]}}},{"id":1598,"uris"</vt:lpwstr>
  </property>
  <property fmtid="{D5CDD505-2E9C-101B-9397-08002B2CF9AE}" pid="1020" name="ZOTERO_BREF_Wb8uhSWZis2J_15">
    <vt:lpwstr>:["http://zotero.org/users/6058248/items/MEHXGQRT"],"itemData":{"id":1598,"type":"article-journal","abstract":"Short term memory is famously limited in capacity to Miller’s (1956) magic number 7 ± 2—or, in many more recent studies, about 4 ± 1 ‘‘chunks’’ </vt:lpwstr>
  </property>
  <property fmtid="{D5CDD505-2E9C-101B-9397-08002B2CF9AE}" pid="1021" name="ZOTERO_BREF_Wb8uhSWZis2J_16">
    <vt:lpwstr>of information. But the deﬁnition of ‘‘chunk’’ in this context has never been clear, referring only to a set of items that are treated collectively as a single unit. We propose a new more quantitatively precise conception of chunk derived from the notion </vt:lpwstr>
  </property>
  <property fmtid="{D5CDD505-2E9C-101B-9397-08002B2CF9AE}" pid="1022" name="ZOTERO_BREF_Wb8uhSWZis2J_17">
    <vt:lpwstr>of Kolmogorov complexity and compressibility: a chunk is a unit in a maximally compressed code. We present a series of experiments in which we manipulated the compressibility of stimulus sequences by introducing sequential patterns of variable length. Our</vt:lpwstr>
  </property>
  <property fmtid="{D5CDD505-2E9C-101B-9397-08002B2CF9AE}" pid="1023" name="ZOTERO_BREF_Wb8uhSWZis2J_18">
    <vt:lpwstr> subjects’ measured digit span (raw short term memory capacity) consistently depended on the length of the pattern after compression, that is, the number of distinct sequences it contained. The true limit appears to be about 3 or 4 distinct chunks, consis</vt:lpwstr>
  </property>
  <property fmtid="{D5CDD505-2E9C-101B-9397-08002B2CF9AE}" pid="1024" name="ZOTERO_BREF_Wb8uhSWZis2J_19">
    <vt:lpwstr>tent with many modern studies, but also equivalent to about 7 uncompressed items of typical compressibility, consistent with Miller’s famous magical number.","container-title":"Cognition","DOI":"10.1016/j.cognition.2011.11.003","ISSN":"00100277","issue":"</vt:lpwstr>
  </property>
  <property fmtid="{D5CDD505-2E9C-101B-9397-08002B2CF9AE}" pid="1025" name="ZOTERO_BREF_Wb8uhSWZis2J_2">
    <vt:lpwstr>owan et al., 2004; Mathy &amp; Feldman, 2012; Norris et al., 2020; Portrat et al., 2016; Thalmann et al., 2019)","noteIndex":0},"citationItems":[{"id":1158,"uris":["http://zotero.org/users/6058248/items/UDXFFBUS"],"itemData":{"id":1158,"type":"article-journal</vt:lpwstr>
  </property>
  <property fmtid="{D5CDD505-2E9C-101B-9397-08002B2CF9AE}" pid="1026" name="ZOTERO_BREF_Wb8uhSWZis2J_20">
    <vt:lpwstr>3","journalAbbreviation":"Cognition","language":"en","page":"346-362","source":"DOI.org (Crossref)","title":"What’s magic about magic numbers? Chunking and data compression in short-term memory","title-short":"What’s magic about magic numbers?","volume":"</vt:lpwstr>
  </property>
  <property fmtid="{D5CDD505-2E9C-101B-9397-08002B2CF9AE}" pid="1027" name="ZOTERO_BREF_Wb8uhSWZis2J_21">
    <vt:lpwstr>122","author":[{"family":"Mathy","given":"Fabien"},{"family":"Feldman","given":"Jacob"}],"issued":{"date-parts":[["2012",3]]}}},{"id":256,"uris":["http://zotero.org/users/6058248/items/WCYB6HS9"],"itemData":{"id":256,"type":"article-journal","abstract":"M</vt:lpwstr>
  </property>
  <property fmtid="{D5CDD505-2E9C-101B-9397-08002B2CF9AE}" pid="1028" name="ZOTERO_BREF_Wb8uhSWZis2J_22">
    <vt:lpwstr>emory for verbal material improves when words form familiar chunks. But how does the improvement due to chunking come about? Two possible explanations are that the input might be actively recoded into chunks, each of which takes up less memory capacity th</vt:lpwstr>
  </property>
  <property fmtid="{D5CDD505-2E9C-101B-9397-08002B2CF9AE}" pid="1029" name="ZOTERO_BREF_Wb8uhSWZis2J_23">
    <vt:lpwstr>an items not forming part of a chunk (a form of data compression), or that chunking is based on redintegration. If chunking is achieved by redintegration, representations of chunks exist only in long-term memory (LTM) and help to reconstructing degraded t</vt:lpwstr>
  </property>
  <property fmtid="{D5CDD505-2E9C-101B-9397-08002B2CF9AE}" pid="1030" name="ZOTERO_BREF_Wb8uhSWZis2J_24">
    <vt:lpwstr>races in short-term memory (STM). In 6 experiments using 2-alternative forced choice recognition and immediate serial recall we find that when chunks are small (2 words) they display a pattern suggestive of redintegration, whereas larger chunks (3 words),</vt:lpwstr>
  </property>
  <property fmtid="{D5CDD505-2E9C-101B-9397-08002B2CF9AE}" pid="1031" name="ZOTERO_BREF_Wb8uhSWZis2J_25">
    <vt:lpwstr> show a pattern consistent with data compression. This concurs with previous data showing that there is a cost involved in recoding material into chunks in STM. With smaller chunks this cost seems to outweigh the benefits of recoding words into chunks.","</vt:lpwstr>
  </property>
  <property fmtid="{D5CDD505-2E9C-101B-9397-08002B2CF9AE}" pid="1032" name="ZOTERO_BREF_Wb8uhSWZis2J_26">
    <vt:lpwstr>container-title":"Journal of Experimental Psychology: Learning, Memory, and Cognition","DOI":"10.1037/xlm0000762","ISSN":"1939-1285, 0278-7393","issue":"5","journalAbbreviation":"Journal of Experimental Psychology: Learning, Memory, and Cognition","langua</vt:lpwstr>
  </property>
  <property fmtid="{D5CDD505-2E9C-101B-9397-08002B2CF9AE}" pid="1033" name="ZOTERO_BREF_Wb8uhSWZis2J_27">
    <vt:lpwstr>ge":"en","page":"872-893","source":"DOI.org (Crossref)","title":"Chunking and redintegration in verbal short-term memory.","volume":"46","author":[{"family":"Norris","given":"Dennis"},{"family":"Kalm","given":"Kristjan"},{"family":"Hall","given":"Jane"}],</vt:lpwstr>
  </property>
  <property fmtid="{D5CDD505-2E9C-101B-9397-08002B2CF9AE}" pid="1034" name="ZOTERO_BREF_Wb8uhSWZis2J_28">
    <vt:lpwstr>"issued":{"date-parts":[["2020"]]}}},{"id":1532,"uris":["http://zotero.org/users/6058248/items/JD82626G"],"itemData":{"id":1532,"type":"article-journal","container-title":"Memory &amp; Cognition","DOI":"10.3758/s13421-015-0572-9","ISSN":"0090-502X, 1532-5946"</vt:lpwstr>
  </property>
  <property fmtid="{D5CDD505-2E9C-101B-9397-08002B2CF9AE}" pid="1035" name="ZOTERO_BREF_Wb8uhSWZis2J_29">
    <vt:lpwstr>,"issue":"3","journalAbbreviation":"Mem Cogn","language":"en","page":"420-434","source":"DOI.org (Crossref)","title":"Promoting the experimental dialogue between working memory and chunking: Behavioral data and simulation","title-short":"Promoting the exp</vt:lpwstr>
  </property>
  <property fmtid="{D5CDD505-2E9C-101B-9397-08002B2CF9AE}" pid="1036" name="ZOTERO_BREF_Wb8uhSWZis2J_3">
    <vt:lpwstr>","abstract":"Whereas some research on immediate recall of verbal lists has suggested that it is limited by the number of chunks that can be recalled (e.g., Tulving &amp; Patkau, 1962; Cowan, Chen, &amp; Rouder, 2004), other research has suggested that it is limi</vt:lpwstr>
  </property>
  <property fmtid="{D5CDD505-2E9C-101B-9397-08002B2CF9AE}" pid="1037" name="ZOTERO_BREF_Wb8uhSWZis2J_30">
    <vt:lpwstr>erimental dialogue between working memory and chunking","volume":"44","author":[{"family":"Portrat","given":"Sophie"},{"family":"Guida","given":"Alessandro"},{"family":"Phénix","given":"Thierry"},{"family":"Lemaire","given":"Benoît"}],"issued":{"date-part</vt:lpwstr>
  </property>
  <property fmtid="{D5CDD505-2E9C-101B-9397-08002B2CF9AE}" pid="1038" name="ZOTERO_BREF_Wb8uhSWZis2J_31">
    <vt:lpwstr>s":[["2016",4]]}}},{"id":384,"uris":["http://zotero.org/users/6058248/items/K4F9SNTB"],"itemData":{"id":384,"type":"article-journal","container-title":"Journal of Experimental Psychology: Learning, Memory, and Cognition","DOI":"10.1037/xlm0000578","ISSN":</vt:lpwstr>
  </property>
  <property fmtid="{D5CDD505-2E9C-101B-9397-08002B2CF9AE}" pid="1039" name="ZOTERO_BREF_Wb8uhSWZis2J_32">
    <vt:lpwstr>"1939-1285, 0278-7393","issue":"1","journalAbbreviation":"Journal of Experimental Psychology: Learning, Memory, and Cognition","language":"en","page":"37-55","source":"DOI.org (Crossref)","title":"How does chunking help working memory?","volume":"45","aut</vt:lpwstr>
  </property>
  <property fmtid="{D5CDD505-2E9C-101B-9397-08002B2CF9AE}" pid="1040" name="ZOTERO_BREF_Wb8uhSWZis2J_33">
    <vt:lpwstr>hor":[{"family":"Thalmann","given":"Mirko"},{"family":"Souza","given":"Alessandra S."},{"family":"Oberauer","given":"Klaus"}],"issued":{"date-parts":[["2019",1]]}}}],"schema":"https://github.com/citation-style-language/schema/raw/master/csl-citation.json"</vt:lpwstr>
  </property>
  <property fmtid="{D5CDD505-2E9C-101B-9397-08002B2CF9AE}" pid="1041" name="ZOTERO_BREF_Wb8uhSWZis2J_34">
    <vt:lpwstr>}</vt:lpwstr>
  </property>
  <property fmtid="{D5CDD505-2E9C-101B-9397-08002B2CF9AE}" pid="1042" name="ZOTERO_BREF_Wb8uhSWZis2J_4">
    <vt:lpwstr>ted by the length of the material to be recalled (e.g., Baddeley, Thomson, &amp; Buchanan, 1975). We investigated this question by teaching new paired associations between words to create two-word chunks. The results suggest that both chunk capacity limits an</vt:lpwstr>
  </property>
  <property fmtid="{D5CDD505-2E9C-101B-9397-08002B2CF9AE}" pid="1043" name="ZOTERO_BREF_Wb8uhSWZis2J_5">
    <vt:lpwstr>d length limits come into play. For the free recall of 12-word lists, 6 pre-learned pairs could be recalled about as well as 6 pre-exposed singletons, suggesting a chunk limit. However, for the serially-ordered recall of 8-word lists, 4 pre-learned pairs </vt:lpwstr>
  </property>
  <property fmtid="{D5CDD505-2E9C-101B-9397-08002B2CF9AE}" pid="1044" name="ZOTERO_BREF_Wb8uhSWZis2J_6">
    <vt:lpwstr>could be recalled about as well as 8 preexposed singletons, suggesting a length limit. Other conditions yielded intermediate results suggesting that sometimes both limits may operate together.","container-title":"Journal of Experimental Psychology: Learni</vt:lpwstr>
  </property>
  <property fmtid="{D5CDD505-2E9C-101B-9397-08002B2CF9AE}" pid="1045" name="ZOTERO_BREF_Wb8uhSWZis2J_7">
    <vt:lpwstr>ng, Memory, and Cognition","DOI":"10.1037/0278-7393.31.6.1235","ISSN":"1939-1285, 0278-7393","issue":"6","journalAbbreviation":"Journal of Experimental Psychology: Learning, Memory, and Cognition","language":"en","page":"1235-1249","source":"DOI.org (Cros</vt:lpwstr>
  </property>
  <property fmtid="{D5CDD505-2E9C-101B-9397-08002B2CF9AE}" pid="1046" name="ZOTERO_BREF_Wb8uhSWZis2J_8">
    <vt:lpwstr>sref)","title":"Chunk Limits and Length Limits in Immediate Recall: A Reconciliation.","title-short":"Chunk Limits and Length Limits in Immediate Recall","volume":"31","author":[{"family":"Chen","given":"Zhijian"},{"family":"Cowan","given":"Nelson"}],"iss</vt:lpwstr>
  </property>
  <property fmtid="{D5CDD505-2E9C-101B-9397-08002B2CF9AE}" pid="1047" name="ZOTERO_BREF_Wb8uhSWZis2J_9">
    <vt:lpwstr>ued":{"date-parts":[["2005"]]}}},{"id":596,"uris":["http://zotero.org/users/6058248/items/QL9TSUSL"],"itemData":{"id":596,"type":"article-journal","abstract":"We assessed a hypothesis that working memory capacity should include a constant number of separa</vt:lpwstr>
  </property>
  <property fmtid="{D5CDD505-2E9C-101B-9397-08002B2CF9AE}" pid="1048" name="ZOTERO_BREF_WenGsT1k0lJj_1">
    <vt:lpwstr>ZOTERO_ITEM CSL_CITATION {"citationID":"ehAWrUlD","properties":{"formattedCitation":"(Bartsch &amp; Shepherdson, 2021)","plainCitation":"(Bartsch &amp; Shepherdson, 2021)","noteIndex":0},"citationItems":[{"id":2089,"uris":["http://zotero.org/users/6058248/items/T</vt:lpwstr>
  </property>
  <property fmtid="{D5CDD505-2E9C-101B-9397-08002B2CF9AE}" pid="1049" name="ZOTERO_BREF_WenGsT1k0lJj_10">
    <vt:lpwstr>mory, and Cognition","language":"en","source":"DOI.org (Crossref)","title":"Freeing capacity in working memory (WM) through the use of long-term memory (LTM) representations.","URL":"http://doi.apa.org/getdoi.cfm?doi=10.1037/xlm0001024","author":[{"family</vt:lpwstr>
  </property>
  <property fmtid="{D5CDD505-2E9C-101B-9397-08002B2CF9AE}" pid="1050" name="ZOTERO_BREF_WenGsT1k0lJj_11">
    <vt:lpwstr>":"Bartsch","given":"Lea M."},{"family":"Shepherdson","given":"Peter"}],"accessed":{"date-parts":[["2021",10,7]]},"issued":{"date-parts":[["2021",7,22]]}}}],"schema":"https://github.com/citation-style-language/schema/raw/master/csl-citation.json"}</vt:lpwstr>
  </property>
  <property fmtid="{D5CDD505-2E9C-101B-9397-08002B2CF9AE}" pid="1051" name="ZOTERO_BREF_WenGsT1k0lJj_2">
    <vt:lpwstr>F8LKHUT"],"itemData":{"id":2089,"type":"article-journal","abstract":"This document is copyrighted by the American Psychological Association or one of its allied publishers. This article is intended solely for the personal use of the individual user and is</vt:lpwstr>
  </property>
  <property fmtid="{D5CDD505-2E9C-101B-9397-08002B2CF9AE}" pid="1052" name="ZOTERO_BREF_WenGsT1k0lJj_3">
    <vt:lpwstr> not to be disseminated broadly. Previous research indicates that long-term memory (LTM) may contribute to performance in working memory (WM) tasks. Across 3 experiments, we investigated the extent to which active maintenance in WM can be replaced by rely</vt:lpwstr>
  </property>
  <property fmtid="{D5CDD505-2E9C-101B-9397-08002B2CF9AE}" pid="1053" name="ZOTERO_BREF_WenGsT1k0lJj_4">
    <vt:lpwstr>ing on information stored in episodic LTM, thereby freeing capacity for additional information in WM. First, participants encoded word pairs into LTM, and then completed a WM task, also involving word pairs. Crucially, the pairs presented in each WM trial</vt:lpwstr>
  </property>
  <property fmtid="{D5CDD505-2E9C-101B-9397-08002B2CF9AE}" pid="1054" name="ZOTERO_BREF_WenGsT1k0lJj_5">
    <vt:lpwstr> comprised varying numbers of new pairs and the previously learned LTM pairs. Experiment 1 showed that recall performance in the WM task was unaffected when memory set size increased through the addition of LTM pairs, but that it deteriorated when set siz</vt:lpwstr>
  </property>
  <property fmtid="{D5CDD505-2E9C-101B-9397-08002B2CF9AE}" pid="1055" name="ZOTERO_BREF_WenGsT1k0lJj_6">
    <vt:lpwstr>e increased through adding new pairs. In Experiment 2, we investigated the robustness of this effect, orthogonally manipulating the number of new and LTM pairs used in the WM task. When WM load was low, performance declined with the addition of LTM pairs </vt:lpwstr>
  </property>
  <property fmtid="{D5CDD505-2E9C-101B-9397-08002B2CF9AE}" pid="1056" name="ZOTERO_BREF_WenGsT1k0lJj_7">
    <vt:lpwstr>but remained superior to performance with the matched set size comprising only new pairs. By contrast, when WM load was higher, adding LTM pairs did not affect performance. In Experiment 3, we found that the beneﬁt of LTM representations arises from retri</vt:lpwstr>
  </property>
  <property fmtid="{D5CDD505-2E9C-101B-9397-08002B2CF9AE}" pid="1057" name="ZOTERO_BREF_WenGsT1k0lJj_8">
    <vt:lpwstr>eving these during the WM test, leading them to suffer from typical interference effects. We conclude that individuals can outsource workload to LTM to optimize performance, and that the WM system negotiates the exchange of information between WM and LTM </vt:lpwstr>
  </property>
  <property fmtid="{D5CDD505-2E9C-101B-9397-08002B2CF9AE}" pid="1058" name="ZOTERO_BREF_WenGsT1k0lJj_9">
    <vt:lpwstr>depending on the current memory load.","container-title":"Journal of Experimental Psychology: Learning, Memory, and Cognition","DOI":"10.1037/xlm0001024","ISSN":"1939-1285, 0278-7393","journalAbbreviation":"Journal of Experimental Psychology: Learning, Me</vt:lpwstr>
  </property>
  <property fmtid="{D5CDD505-2E9C-101B-9397-08002B2CF9AE}" pid="1059" name="ZOTERO_BREF_WoZB38IzPhs9_1">
    <vt:lpwstr/>
  </property>
  <property fmtid="{D5CDD505-2E9C-101B-9397-08002B2CF9AE}" pid="1060" name="ZOTERO_BREF_Wq5P8LcKTyT1_1">
    <vt:lpwstr>ZOTERO_ITEM CSL_CITATION {"citationID":"k117nFbK","properties":{"formattedCitation":"(Oberauer, 2022)","plainCitation":"(Oberauer, 2022)","noteIndex":0},"citationItems":[{"id":2305,"uris":["http://zotero.org/users/6058248/items/YNG5PJQ7"],"itemData":{"id"</vt:lpwstr>
  </property>
  <property fmtid="{D5CDD505-2E9C-101B-9397-08002B2CF9AE}" pid="1061" name="ZOTERO_BREF_Wq5P8LcKTyT1_2">
    <vt:lpwstr>:2305,"type":"article-journal","abstract":"Longer free time between presentation of verbal list items often leads to better immediate serial recall. The present series of three experiments demonstrates that this beneﬁcial effect of time is more general th</vt:lpwstr>
  </property>
  <property fmtid="{D5CDD505-2E9C-101B-9397-08002B2CF9AE}" pid="1062" name="ZOTERO_BREF_Wq5P8LcKTyT1_3">
    <vt:lpwstr>an has been known: It is found for verbal items presented visually and auditorily (Experiments 1 and 2), and also when people engage in concurrent articulation during presentation, thereby preventing rehearsal (Experiment 3). The effect of time is to impr</vt:lpwstr>
  </property>
  <property fmtid="{D5CDD505-2E9C-101B-9397-08002B2CF9AE}" pid="1063" name="ZOTERO_BREF_Wq5P8LcKTyT1_4">
    <vt:lpwstr>ove memory most strongly for the later part of the list, contrary to what is predicted from the assumption that time between items is used to bolster memory traces of already encoded items through rehearsal, refreshing, or elaboration. The data are compat</vt:lpwstr>
  </property>
  <property fmtid="{D5CDD505-2E9C-101B-9397-08002B2CF9AE}" pid="1064" name="ZOTERO_BREF_Wq5P8LcKTyT1_5">
    <vt:lpwstr>ible with a ballistic form of short-term consolidation, and with the assumption that encoding an item into working memory partially depletes a limited resource, which is replenished over time.","container-title":"Journal of Experimental Psychology: Learni</vt:lpwstr>
  </property>
  <property fmtid="{D5CDD505-2E9C-101B-9397-08002B2CF9AE}" pid="1065" name="ZOTERO_BREF_Wq5P8LcKTyT1_6">
    <vt:lpwstr>ng, Memory, and Cognition","DOI":"10.1037/xlm0001199","ISSN":"1939-1285, 0278-7393","issue":"12","journalAbbreviation":"Journal of Experimental Psychology: Learning, Memory, and Cognition","language":"en","page":"1754-1774","source":"DOI.org (Crossref)","</vt:lpwstr>
  </property>
  <property fmtid="{D5CDD505-2E9C-101B-9397-08002B2CF9AE}" pid="1066" name="ZOTERO_BREF_Wq5P8LcKTyT1_7">
    <vt:lpwstr>title":"When does working memory get better with longer time?","volume":"48","author":[{"family":"Oberauer","given":"Klaus"}],"issued":{"date-parts":[["2022",12]]}}}],"schema":"https://github.com/citation-style-language/schema/raw/master/csl-citation.json</vt:lpwstr>
  </property>
  <property fmtid="{D5CDD505-2E9C-101B-9397-08002B2CF9AE}" pid="1067" name="ZOTERO_BREF_Wq5P8LcKTyT1_8">
    <vt:lpwstr>"}</vt:lpwstr>
  </property>
  <property fmtid="{D5CDD505-2E9C-101B-9397-08002B2CF9AE}" pid="1068" name="ZOTERO_BREF_WszAnWFizATB_1">
    <vt:lpwstr>ZOTERO_ITEM CSL_CITATION {"citationID":"c4m0RucR","properties":{"formattedCitation":"(Cowan, 1999; Oberauer, 2009)","plainCitation":"(Cowan, 1999; Oberauer, 2009)","dontUpdate":true,"noteIndex":0},"citationItems":[{"id":2267,"uris":["http://zotero.org/use</vt:lpwstr>
  </property>
  <property fmtid="{D5CDD505-2E9C-101B-9397-08002B2CF9AE}" pid="1069" name="ZOTERO_BREF_WszAnWFizATB_2">
    <vt:lpwstr>rs/6058248/items/FBG5GBGA"],"itemData":{"id":2267,"type":"chapter","container-title":"Models of working memory: Mechanisms of active maintenance and executive control","edition":"Cambridge University Press","page":"62-101","title":"An Embedded-Processes M</vt:lpwstr>
  </property>
  <property fmtid="{D5CDD505-2E9C-101B-9397-08002B2CF9AE}" pid="1070" name="ZOTERO_BREF_WszAnWFizATB_3">
    <vt:lpwstr>odel of working memory","author":[{"family":"Cowan","given":"Nelson"}],"issued":{"date-parts":[["1999"]]}}},{"id":2041,"uris":["http://zotero.org/users/6058248/items/TCDSDUMF"],"itemData":{"id":2041,"type":"chapter","container-title":"Psychology of Learni</vt:lpwstr>
  </property>
  <property fmtid="{D5CDD505-2E9C-101B-9397-08002B2CF9AE}" pid="1071" name="ZOTERO_BREF_WszAnWFizATB_4">
    <vt:lpwstr>ng and Motivation","ISBN":"978-0-12-374489-0","language":"en","note":"DOI: 10.1016/S0079-7421(09)51002-X","page":"45-100","publisher":"Elsevier","source":"DOI.org (Crossref)","title":"Design for a Working Memory","URL":"https://linkinghub.elsevier.com/ret</vt:lpwstr>
  </property>
  <property fmtid="{D5CDD505-2E9C-101B-9397-08002B2CF9AE}" pid="1072" name="ZOTERO_BREF_WszAnWFizATB_5">
    <vt:lpwstr>rieve/pii/S007974210951002X","volume":"51","author":[{"family":"Oberauer","given":"Klaus"}],"accessed":{"date-parts":[["2020",5,27]]},"issued":{"date-parts":[["2009"]]}}}],"schema":"https://github.com/citation-style-language/schema/raw/master/csl-citation</vt:lpwstr>
  </property>
  <property fmtid="{D5CDD505-2E9C-101B-9397-08002B2CF9AE}" pid="1073" name="ZOTERO_BREF_WszAnWFizATB_6">
    <vt:lpwstr>.json"}</vt:lpwstr>
  </property>
  <property fmtid="{D5CDD505-2E9C-101B-9397-08002B2CF9AE}" pid="1074" name="ZOTERO_BREF_X8fUqk7WyS3b_1">
    <vt:lpwstr>ZOTERO_ITEM CSL_CITATION {"citationID":"71W0mPFK","properties":{"formattedCitation":"(Baddeley et al., 1975; Baddeley &amp; Logie, 1999; Camos &amp; Barrouillet, 2014)","plainCitation":"(Baddeley et al., 1975; Baddeley &amp; Logie, 1999; Camos &amp; Barrouillet, 2014)","</vt:lpwstr>
  </property>
  <property fmtid="{D5CDD505-2E9C-101B-9397-08002B2CF9AE}" pid="1075" name="ZOTERO_BREF_X8fUqk7WyS3b_10">
    <vt:lpwstr>model, uses language processes to reactivate phonological memory traces. Besides this domain-speciﬁc mechanism, an executive loop allows the reconstruction of memory traces through an attention-based mechanism of refreshing. The present paper reviews evid</vt:lpwstr>
  </property>
  <property fmtid="{D5CDD505-2E9C-101B-9397-08002B2CF9AE}" pid="1076" name="ZOTERO_BREF_X8fUqk7WyS3b_11">
    <vt:lpwstr>ence of the involvement of these two independent systems in the maintenance of verbal memory items.","container-title":"Frontiers in Human Neuroscience","DOI":"10.3389/fnhum.2014.00900","ISSN":"1662-5161","journalAbbreviation":"Front. Hum. Neurosci.","lan</vt:lpwstr>
  </property>
  <property fmtid="{D5CDD505-2E9C-101B-9397-08002B2CF9AE}" pid="1077" name="ZOTERO_BREF_X8fUqk7WyS3b_12">
    <vt:lpwstr>guage":"en","source":"DOI.org (Crossref)","title":"Attentional and non-attentional systems in the maintenance of verbal information in working memory: the executive and phonological loops","title-short":"Attentional and non-attentional systems in the main</vt:lpwstr>
  </property>
  <property fmtid="{D5CDD505-2E9C-101B-9397-08002B2CF9AE}" pid="1078" name="ZOTERO_BREF_X8fUqk7WyS3b_13">
    <vt:lpwstr>tenance of verbal information in working memory","URL":"http://journal.frontiersin.org/article/10.3389/fnhum.2014.00900/abstract","volume":"8","author":[{"family":"Camos","given":"ValÃ©rie"},{"family":"Barrouillet","given":"Pierre"}],"accessed":{"date-par</vt:lpwstr>
  </property>
  <property fmtid="{D5CDD505-2E9C-101B-9397-08002B2CF9AE}" pid="1079" name="ZOTERO_BREF_X8fUqk7WyS3b_14">
    <vt:lpwstr>ts":[["2020",5,27]]},"issued":{"date-parts":[["2014",11,7]]}}}],"schema":"https://github.com/citation-style-language/schema/raw/master/csl-citation.json"}</vt:lpwstr>
  </property>
  <property fmtid="{D5CDD505-2E9C-101B-9397-08002B2CF9AE}" pid="1080" name="ZOTERO_BREF_X8fUqk7WyS3b_2">
    <vt:lpwstr>noteIndex":0},"citationItems":[{"id":1789,"uris":["http://zotero.org/users/6058248/items/29DZL33I"],"itemData":{"id":1789,"type":"article-journal","container-title":"Journal of Verbal Learning and Verbal Behavior","language":"en","page":"575-589","source"</vt:lpwstr>
  </property>
  <property fmtid="{D5CDD505-2E9C-101B-9397-08002B2CF9AE}" pid="1081" name="ZOTERO_BREF_X8fUqk7WyS3b_3">
    <vt:lpwstr>:"Zotero","title":"Word Length and the Structure of Short-Term Memory","volume":"14","author":[{"family":"Baddeley","given":"Alan D."},{"literal":"Thomson, Neil"},{"literal":"Buchanan, Mary"}],"issued":{"date-parts":[["1975"]]}}},{"id":308,"uris":["http:/</vt:lpwstr>
  </property>
  <property fmtid="{D5CDD505-2E9C-101B-9397-08002B2CF9AE}" pid="1082" name="ZOTERO_BREF_X8fUqk7WyS3b_4">
    <vt:lpwstr>/zotero.org/users/6058248/items/3Y68FDBZ"],"itemData":{"id":308,"type":"chapter","container-title":"Models of Working Memory","edition":"1","ISBN":"978-0-521-58721-1","language":"en","note":"DOI: 10.1017/CBO9781139174909.005","page":"28-61","publisher":"C</vt:lpwstr>
  </property>
  <property fmtid="{D5CDD505-2E9C-101B-9397-08002B2CF9AE}" pid="1083" name="ZOTERO_BREF_X8fUqk7WyS3b_5">
    <vt:lpwstr>ambridge University Press","source":"DOI.org (Crossref)","title":"Working Memory: The Multiple-Component Model","title-short":"Working Memory","URL":"https://www.cambridge.org/core/product/identifier/CBO9781139174909A012/type/book_part","editor":[{"family</vt:lpwstr>
  </property>
  <property fmtid="{D5CDD505-2E9C-101B-9397-08002B2CF9AE}" pid="1084" name="ZOTERO_BREF_X8fUqk7WyS3b_6">
    <vt:lpwstr>":"Miyake","given":"Akira"},{"family":"Shah","given":"Priti"}],"author":[{"family":"Baddeley","given":"Alan D."},{"family":"Logie","given":"Robert H."}],"accessed":{"date-parts":[["2020",5,27]]},"issued":{"date-parts":[["1999",4,13]]}}},{"id":477,"uris":[</vt:lpwstr>
  </property>
  <property fmtid="{D5CDD505-2E9C-101B-9397-08002B2CF9AE}" pid="1085" name="ZOTERO_BREF_X8fUqk7WyS3b_7">
    <vt:lpwstr>"http://zotero.org/users/6058248/items/GIN7SIYU"],"itemData":{"id":477,"type":"article-journal","abstract":"Working memory is the structure devoted to the maintenance of information at short term during concurrent processing activities. In this respect, t</vt:lpwstr>
  </property>
  <property fmtid="{D5CDD505-2E9C-101B-9397-08002B2CF9AE}" pid="1086" name="ZOTERO_BREF_X8fUqk7WyS3b_8">
    <vt:lpwstr>he question regarding the nature of the mechanisms and systems fulﬁlling this maintenance function is of particular importance and has received various responses in the recent past. In the time-based resource-sharing (TBRS) model, we suggest that only two</vt:lpwstr>
  </property>
  <property fmtid="{D5CDD505-2E9C-101B-9397-08002B2CF9AE}" pid="1087" name="ZOTERO_BREF_X8fUqk7WyS3b_9">
    <vt:lpwstr> systems sustain the maintenance of information at the short term, counteracting the deleterious effect of temporal decay and interference. A non-attentional mechanism of verbal rehearsal, similar to the one described by Baddeley in the phonological loop </vt:lpwstr>
  </property>
  <property fmtid="{D5CDD505-2E9C-101B-9397-08002B2CF9AE}" pid="1088" name="ZOTERO_BREF_XBwej4BRVbWw_1">
    <vt:lpwstr>ZOTERO_ITEM CSL_CITATION {"citationID":"CtAlrFMw","properties":{"formattedCitation":"(Kowialiewski, Krasnoff, et al., 2023)","plainCitation":"(Kowialiewski, Krasnoff, et al., 2023)","dontUpdate":true,"noteIndex":0},"citationItems":[{"id":2181,"uris":["htt</vt:lpwstr>
  </property>
  <property fmtid="{D5CDD505-2E9C-101B-9397-08002B2CF9AE}" pid="1089" name="ZOTERO_BREF_XBwej4BRVbWw_10">
    <vt:lpwstr>]}}}],"schema":"https://github.com/citation-style-language/schema/raw/master/csl-citation.json"}</vt:lpwstr>
  </property>
  <property fmtid="{D5CDD505-2E9C-101B-9397-08002B2CF9AE}" pid="1090" name="ZOTERO_BREF_XBwej4BRVbWw_2">
    <vt:lpwstr>p://zotero.org/users/6058248/items/GHSE92VK"],"itemData":{"id":2181,"type":"article-journal","abstract":"Working memory (WM) is often tested through immediate serial recall of word lists. Performance in such tasks is negatively influenced by phonological </vt:lpwstr>
  </property>
  <property fmtid="{D5CDD505-2E9C-101B-9397-08002B2CF9AE}" pid="1091" name="ZOTERO_BREF_XBwej4BRVbWw_3">
    <vt:lpwstr>similarity: People more often get the order of words wrong when they are phonologically similar to each other (e.g., cat, fat, mat). This phonological-similarity effect shows that phonology plays an important role for the representation of serial order in</vt:lpwstr>
  </property>
  <property fmtid="{D5CDD505-2E9C-101B-9397-08002B2CF9AE}" pid="1092" name="ZOTERO_BREF_XBwej4BRVbWw_4">
    <vt:lpwstr> these tasks. By contrast, semantic similarity usually does not impact performance negatively. To resolve and understand this discrepancy, we tested the ef­ fects of phonological and semantic similarity for the retention of positional information in WM. A</vt:lpwstr>
  </property>
  <property fmtid="{D5CDD505-2E9C-101B-9397-08002B2CF9AE}" pid="1093" name="ZOTERO_BREF_XBwej4BRVbWw_5">
    <vt:lpwstr>cross six ex­ periments (all Ns = 60 young adults), we manipulated between-item semantic and phonological similarity in tasks requiring participants to form and maintain new item-context bindings in WM. Participants were asked to retrieve items from their</vt:lpwstr>
  </property>
  <property fmtid="{D5CDD505-2E9C-101B-9397-08002B2CF9AE}" pid="1094" name="ZOTERO_BREF_XBwej4BRVbWw_6">
    <vt:lpwstr> context, or the contexts from their item. For both retrieval directions, phonological similarity impaired WM for item-context bindings across all experiments. Semantic similarity did not. These results demonstrate that WM encodes phonological and semanti</vt:lpwstr>
  </property>
  <property fmtid="{D5CDD505-2E9C-101B-9397-08002B2CF9AE}" pid="1095" name="ZOTERO_BREF_XBwej4BRVbWw_7">
    <vt:lpwstr>c information differently. We propose a WM model accounting for semantic-similarity effects in WM, in which semantic knowledge supports WM through activated long-term memory.","container-title":"Cognition","DOI":"10.1016/j.cognition.2022.105364","ISSN":"0</vt:lpwstr>
  </property>
  <property fmtid="{D5CDD505-2E9C-101B-9397-08002B2CF9AE}" pid="1096" name="ZOTERO_BREF_XBwej4BRVbWw_8">
    <vt:lpwstr>0100277","issue":"105364","journalAbbreviation":"Cognition","language":"en","source":"DOI.org (Crossref)","title":"Verbal working memory encodes phonological and semantic information differently","URL":"https://linkinghub.elsevier.com/retrieve/pii/S001002</vt:lpwstr>
  </property>
  <property fmtid="{D5CDD505-2E9C-101B-9397-08002B2CF9AE}" pid="1097" name="ZOTERO_BREF_XBwej4BRVbWw_9">
    <vt:lpwstr>7722003535","volume":"233","author":[{"family":"Kowialiewski","given":"B."},{"family":"Krasnoff","given":"J."},{"family":"Mizrak","given":"E."},{"family":"Oberauer","given":"K."}],"accessed":{"date-parts":[["2022",12,29]]},"issued":{"date-parts":[["2023"]</vt:lpwstr>
  </property>
  <property fmtid="{D5CDD505-2E9C-101B-9397-08002B2CF9AE}" pid="1098" name="ZOTERO_BREF_XEyX8F9klTEb_1">
    <vt:lpwstr>ZOTERO_ITEM CSL_CITATION {"citationID":"uoGVT01y","properties":{"formattedCitation":"(Poirier et al., 2015)","plainCitation":"(Poirier et al., 2015)","dontUpdate":true,"noteIndex":0},"citationItems":[{"id":676,"uris":["http://zotero.org/users/6058248/item</vt:lpwstr>
  </property>
  <property fmtid="{D5CDD505-2E9C-101B-9397-08002B2CF9AE}" pid="1099" name="ZOTERO_BREF_XEyX8F9klTEb_2">
    <vt:lpwstr>s/YZD5XYAH"],"itemData":{"id":676,"type":"article-journal","container-title":"Memory &amp; Cognition","DOI":"10.3758/s13421-014-0470-6","ISSN":"0090-502X, 1532-5946","issue":"3","journalAbbreviation":"Mem Cogn","language":"en","page":"489-499","source":"DOI.o</vt:lpwstr>
  </property>
  <property fmtid="{D5CDD505-2E9C-101B-9397-08002B2CF9AE}" pid="1100" name="ZOTERO_BREF_XEyX8F9klTEb_3">
    <vt:lpwstr>rg (Crossref)","title":"Order recall in verbal short-term memory: The role of semantic networks","title-short":"Order recall in verbal short-term memory","volume":"43","author":[{"family":"Poirier","given":"Marie"},{"family":"Saint-Aubin","given":"Jean"},</vt:lpwstr>
  </property>
  <property fmtid="{D5CDD505-2E9C-101B-9397-08002B2CF9AE}" pid="1101" name="ZOTERO_BREF_XEyX8F9klTEb_4">
    <vt:lpwstr>{"family":"Mair","given":"Ali"},{"family":"Tehan","given":"Gerry"},{"family":"Tolan","given":"Anne"}],"issued":{"date-parts":[["2015",4]]}}}],"schema":"https://github.com/citation-style-language/schema/raw/master/csl-citation.json"}</vt:lpwstr>
  </property>
  <property fmtid="{D5CDD505-2E9C-101B-9397-08002B2CF9AE}" pid="1102" name="ZOTERO_BREF_XThyvgDjmS3q_1">
    <vt:lpwstr>ZOTERO_ITEM CSL_CITATION {"citationID":"0UDI9Ku7","properties":{"formattedCitation":"(Saint-Aubin et al., 2021)","plainCitation":"(Saint-Aubin et al., 2021)","noteIndex":0},"citationItems":[{"id":"hcZSpaZd/K3iLkz8n","uris":["http://zotero.org/users/605824</vt:lpwstr>
  </property>
  <property fmtid="{D5CDD505-2E9C-101B-9397-08002B2CF9AE}" pid="1103" name="ZOTERO_BREF_XThyvgDjmS3q_10">
    <vt:lpwstr>,"schema":"https://github.com/citation-style-language/schema/raw/master/csl-citation.json"}</vt:lpwstr>
  </property>
  <property fmtid="{D5CDD505-2E9C-101B-9397-08002B2CF9AE}" pid="1104" name="ZOTERO_BREF_XThyvgDjmS3q_2">
    <vt:lpwstr>8/items/F2U7L8W5"],"itemData":{"id":2076,"type":"article-journal","abstract":"The production effect relates to the better memory of words read aloud during a study phase compared to silently read items. Here, we examined the production effect for memory o</vt:lpwstr>
  </property>
  <property fmtid="{D5CDD505-2E9C-101B-9397-08002B2CF9AE}" pid="1105" name="ZOTERO_BREF_XThyvgDjmS3q_3">
    <vt:lpwstr>ver the short-term. In long-term memory tasks, the effect generates a complex pattern of results where production interacts with memory task and list composition. Within an immediate ordered recall paradigm, involving both item and order information, we t</vt:lpwstr>
  </property>
  <property fmtid="{D5CDD505-2E9C-101B-9397-08002B2CF9AE}" pid="1106" name="ZOTERO_BREF_XThyvgDjmS3q_4">
    <vt:lpwstr>ested the item-order account, recently called upon to explain the production effect. We also analysed results as a function of serial position. Results of the first five experiments were highly consistent, but hard to reconcile with the item-order account</vt:lpwstr>
  </property>
  <property fmtid="{D5CDD505-2E9C-101B-9397-08002B2CF9AE}" pid="1107" name="ZOTERO_BREF_XThyvgDjmS3q_5">
    <vt:lpwstr>. Instead, we put forward an interpretation based on relative distinctiveness and the costs of the richer encoding associated with production. The predictions we derived from this interpretation were supported in the final experiment. Moreover, we tested </vt:lpwstr>
  </property>
  <property fmtid="{D5CDD505-2E9C-101B-9397-08002B2CF9AE}" pid="1108" name="ZOTERO_BREF_XThyvgDjmS3q_6">
    <vt:lpwstr>the interpretation through a new version of the Feature Model. Overall, the work highlights the value of the production effect as a prototypical distinctiveness phe­ nomenon illuminating the interaction of encoding and retrieval processes, the value of fe</vt:lpwstr>
  </property>
  <property fmtid="{D5CDD505-2E9C-101B-9397-08002B2CF9AE}" pid="1109" name="ZOTERO_BREF_XThyvgDjmS3q_7">
    <vt:lpwstr>ature-rich represen­ tations, and the costs that can be associated with feature-generating distinctive processing.","container-title":"Journal of Memory and Language","DOI":"10.1016/j.jml.2021.104219","ISSN":"0749596X","journalAbbreviation":"Journal of Me</vt:lpwstr>
  </property>
  <property fmtid="{D5CDD505-2E9C-101B-9397-08002B2CF9AE}" pid="1110" name="ZOTERO_BREF_XThyvgDjmS3q_8">
    <vt:lpwstr>mory and Language","language":"en","page":"104219","source":"DOI.org (Crossref)","title":"A model of the production effect over the short-term: The cost of relative distinctiveness","title-short":"A model of the production effect over the short-term","vol</vt:lpwstr>
  </property>
  <property fmtid="{D5CDD505-2E9C-101B-9397-08002B2CF9AE}" pid="1111" name="ZOTERO_BREF_XThyvgDjmS3q_9">
    <vt:lpwstr>ume":"118","author":[{"family":"Saint-Aubin","given":"Jean"},{"family":"Yearsley","given":"James M."},{"family":"Poirier","given":"Marie"},{"family":"Cyr","given":"Véronique"},{"family":"Guitard","given":"Dominic"}],"issued":{"date-parts":[["2021",6]]}}}]</vt:lpwstr>
  </property>
  <property fmtid="{D5CDD505-2E9C-101B-9397-08002B2CF9AE}" pid="1112" name="ZOTERO_BREF_XiLdThMu4k11_1">
    <vt:lpwstr>ZOTERO_ITEM CSL_CITATION {"citationID":"NXiCM0sA","properties":{"formattedCitation":"(Cowan, 1999; Nee &amp; Jonides, 2008; Oberauer, 2002, 2009)","plainCitation":"(Cowan, 1999; Nee &amp; Jonides, 2008; Oberauer, 2002, 2009)","noteIndex":0},"citationItems":[{"id"</vt:lpwstr>
  </property>
  <property fmtid="{D5CDD505-2E9C-101B-9397-08002B2CF9AE}" pid="1113" name="ZOTERO_BREF_XiLdThMu4k11_10">
    <vt:lpwstr>/linkinghub.elsevier.com/retrieve/pii/S007974210951002X","volume":"51","author":[{"family":"Oberauer","given":"Klaus"}],"accessed":{"date-parts":[["2020",5,27]]},"issued":{"date-parts":[["2009"]]}}}],"schema":"https://github.com/citation-style-language/sc</vt:lpwstr>
  </property>
  <property fmtid="{D5CDD505-2E9C-101B-9397-08002B2CF9AE}" pid="1114" name="ZOTERO_BREF_XiLdThMu4k11_11">
    <vt:lpwstr>hema/raw/master/csl-citation.json"}</vt:lpwstr>
  </property>
  <property fmtid="{D5CDD505-2E9C-101B-9397-08002B2CF9AE}" pid="1115" name="ZOTERO_BREF_XiLdThMu4k11_2">
    <vt:lpwstr>:2267,"uris":["http://zotero.org/users/6058248/items/FBG5GBGA"],"itemData":{"id":2267,"type":"chapter","container-title":"Models of working memory: Mechanisms of active maintenance and executive control","edition":"Cambridge University Press","page":"62-1</vt:lpwstr>
  </property>
  <property fmtid="{D5CDD505-2E9C-101B-9397-08002B2CF9AE}" pid="1116" name="ZOTERO_BREF_XiLdThMu4k11_3">
    <vt:lpwstr>01","title":"An Embedded-Processes Model of working memory","author":[{"family":"Cowan","given":"Nelson"}],"issued":{"date-parts":[["1999"]]}}},{"id":470,"uris":["http://zotero.org/users/6058248/items/QAJUKGVB"],"itemData":{"id":470,"type":"article-journa</vt:lpwstr>
  </property>
  <property fmtid="{D5CDD505-2E9C-101B-9397-08002B2CF9AE}" pid="1117" name="ZOTERO_BREF_XiLdThMu4k11_4">
    <vt:lpwstr>l","container-title":"Proceedings of the National Academy of Sciences","DOI":"10.1073/pnas.0802081105","ISSN":"0027-8424, 1091-6490","issue":"37","journalAbbreviation":"Proceedings of the National Academy of Sciences","language":"en","page":"14228-14233",</vt:lpwstr>
  </property>
  <property fmtid="{D5CDD505-2E9C-101B-9397-08002B2CF9AE}" pid="1118" name="ZOTERO_BREF_XiLdThMu4k11_5">
    <vt:lpwstr>"source":"DOI.org (Crossref)","title":"Neural correlates of access to short-term memory","volume":"105","author":[{"family":"Nee","given":"D. E."},{"family":"Jonides","given":"J."}],"issued":{"date-parts":[["2008",9,16]]}}},{"id":1531,"uris":["http://zote</vt:lpwstr>
  </property>
  <property fmtid="{D5CDD505-2E9C-101B-9397-08002B2CF9AE}" pid="1119" name="ZOTERO_BREF_XiLdThMu4k11_6">
    <vt:lpwstr>ro.org/users/6058248/items/3DZ3A6N3"],"itemData":{"id":1531,"type":"article-journal","container-title":"Journal of Experimental Psychology: Learning, Memory, and Cognition","DOI":"10.1037/0278-7393.28.3.411","ISSN":"1939-1285, 0278-7393","issue":"3","jour</vt:lpwstr>
  </property>
  <property fmtid="{D5CDD505-2E9C-101B-9397-08002B2CF9AE}" pid="1120" name="ZOTERO_BREF_XiLdThMu4k11_7">
    <vt:lpwstr>nalAbbreviation":"Journal of Experimental Psychology: Learning, Memory, and Cognition","language":"en","page":"411-421","source":"DOI.org (Crossref)","title":"Access to information in working memory: Exploring the focus of attention.","title-short":"Acces</vt:lpwstr>
  </property>
  <property fmtid="{D5CDD505-2E9C-101B-9397-08002B2CF9AE}" pid="1121" name="ZOTERO_BREF_XiLdThMu4k11_8">
    <vt:lpwstr>s to information in working memory","volume":"28","author":[{"family":"Oberauer","given":"Klaus"}],"issued":{"date-parts":[["2002"]]}}},{"id":2041,"uris":["http://zotero.org/users/6058248/items/TCDSDUMF"],"itemData":{"id":2041,"type":"chapter","container-</vt:lpwstr>
  </property>
  <property fmtid="{D5CDD505-2E9C-101B-9397-08002B2CF9AE}" pid="1122" name="ZOTERO_BREF_XiLdThMu4k11_9">
    <vt:lpwstr>title":"Psychology of Learning and Motivation","ISBN":"978-0-12-374489-0","language":"en","note":"DOI: 10.1016/S0079-7421(09)51002-X","page":"45-100","publisher":"Elsevier","source":"DOI.org (Crossref)","title":"Design for a Working Memory","URL":"https:/</vt:lpwstr>
  </property>
  <property fmtid="{D5CDD505-2E9C-101B-9397-08002B2CF9AE}" pid="1123" name="ZOTERO_BREF_YFPqRBdSy2cc_1">
    <vt:lpwstr>ZOTERO_ITEM CSL_CITATION {"citationID":"qRd4tu2P","properties":{"formattedCitation":"(Gu\\uc0\\u233{}rard et al., 2009; Kowialiewski et al., 2023)","plainCitation":"(Guérard et al., 2009; Kowialiewski et al., 2023)","noteIndex":0},"citationItems":[{"id":1</vt:lpwstr>
  </property>
  <property fmtid="{D5CDD505-2E9C-101B-9397-08002B2CF9AE}" pid="1124" name="ZOTERO_BREF_YFPqRBdSy2cc_10">
    <vt:lpwstr>t). This phonological-similarity effect shows that phonology plays an important role for the representation of serial order in these tasks. By contrast, semantic similarity usually does not impact performance negatively. To resolve and understand this dis</vt:lpwstr>
  </property>
  <property fmtid="{D5CDD505-2E9C-101B-9397-08002B2CF9AE}" pid="1125" name="ZOTERO_BREF_YFPqRBdSy2cc_11">
    <vt:lpwstr>crepancy, we tested the ef­ fects of phonological and semantic similarity for the retention of positional information in WM. Across six ex­ periments (all Ns = 60 young adults), we manipulated between-item semantic and phonological similarity in tasks req</vt:lpwstr>
  </property>
  <property fmtid="{D5CDD505-2E9C-101B-9397-08002B2CF9AE}" pid="1126" name="ZOTERO_BREF_YFPqRBdSy2cc_12">
    <vt:lpwstr>uiring participants to form and maintain new item-context bindings in WM. Participants were asked to retrieve items from their context, or the contexts from their item. For both retrieval directions, phonological similarity impaired WM for item-context bi</vt:lpwstr>
  </property>
  <property fmtid="{D5CDD505-2E9C-101B-9397-08002B2CF9AE}" pid="1127" name="ZOTERO_BREF_YFPqRBdSy2cc_13">
    <vt:lpwstr>ndings across all experiments. Semantic similarity did not. These results demonstrate that WM encodes phonological and semantic information differently. We propose a WM model accounting for semantic-similarity effects in WM, in which semantic knowledge su</vt:lpwstr>
  </property>
  <property fmtid="{D5CDD505-2E9C-101B-9397-08002B2CF9AE}" pid="1128" name="ZOTERO_BREF_YFPqRBdSy2cc_14">
    <vt:lpwstr>pports WM through activated long-term memory.","container-title":"Cognition","DOI":"10.1016/j.cognition.2022.105364","ISSN":"00100277","issue":"105364","journalAbbreviation":"Cognition","language":"en","source":"DOI.org (Crossref)","title":"Verbal working</vt:lpwstr>
  </property>
  <property fmtid="{D5CDD505-2E9C-101B-9397-08002B2CF9AE}" pid="1129" name="ZOTERO_BREF_YFPqRBdSy2cc_15">
    <vt:lpwstr> memory encodes phonological and semantic information differently","URL":"https://linkinghub.elsevier.com/retrieve/pii/S0010027722003535","volume":"233","author":[{"family":"Kowialiewski","given":"B."},{"family":"Krasnoff","given":"J."},{"family":"Mizrak"</vt:lpwstr>
  </property>
  <property fmtid="{D5CDD505-2E9C-101B-9397-08002B2CF9AE}" pid="1130" name="ZOTERO_BREF_YFPqRBdSy2cc_16">
    <vt:lpwstr>,"given":"E."},{"family":"Oberauer","given":"K."}],"accessed":{"date-parts":[["2022",12,29]]},"issued":{"date-parts":[["2023"]]}}}],"schema":"https://github.com/citation-style-language/schema/raw/master/csl-citation.json"}</vt:lpwstr>
  </property>
  <property fmtid="{D5CDD505-2E9C-101B-9397-08002B2CF9AE}" pid="1131" name="ZOTERO_BREF_YFPqRBdSy2cc_2">
    <vt:lpwstr>54,"uris":["http://zotero.org/users/6058248/items/C5CXNR8K"],"itemData":{"id":154,"type":"article-journal","abstract":"The process of binding information from different modalities and sources into an object is ubiquitous in cognition and has been a proble</vt:lpwstr>
  </property>
  <property fmtid="{D5CDD505-2E9C-101B-9397-08002B2CF9AE}" pid="1132" name="ZOTERO_BREF_YFPqRBdSy2cc_3">
    <vt:lpwstr>m for research and modelling efforts in psychology. This process has been considered by most researchers as necessarily always beneficial to memory. In the present study we provide evidence that binding can be detrimental through the propagation of vulner</vt:lpwstr>
  </property>
  <property fmtid="{D5CDD505-2E9C-101B-9397-08002B2CF9AE}" pid="1133" name="ZOTERO_BREF_YFPqRBdSy2cc_4">
    <vt:lpwstr>abilities to interference. Phonologically similar and dissimilar letters were presented sequentially at different locations on a computer monitor. Participants had to recall either the letters in their order of presentation or the spatial locations at whi</vt:lpwstr>
  </property>
  <property fmtid="{D5CDD505-2E9C-101B-9397-08002B2CF9AE}" pid="1134" name="ZOTERO_BREF_YFPqRBdSy2cc_5">
    <vt:lpwstr>ch the letters had appeared. Whether binding was encouraged or not—providing prior knowledge of which dimension to remember—phonological similarity had a detrimental effect on recall of locations. Such a finding poses a challenge to the view that binding </vt:lpwstr>
  </property>
  <property fmtid="{D5CDD505-2E9C-101B-9397-08002B2CF9AE}" pid="1135" name="ZOTERO_BREF_YFPqRBdSy2cc_6">
    <vt:lpwstr>is the panacea in enhancing memory capacity.","container-title":"Quarterly Journal of Experimental Psychology","DOI":"10.1080/17470210802215277","ISSN":"1747-0218, 1747-0226","issue":"1","journalAbbreviation":"Quarterly Journal of Experimental Psychology"</vt:lpwstr>
  </property>
  <property fmtid="{D5CDD505-2E9C-101B-9397-08002B2CF9AE}" pid="1136" name="ZOTERO_BREF_YFPqRBdSy2cc_7">
    <vt:lpwstr>,"language":"en","page":"26-32","source":"DOI.org (Crossref)","title":"Short Article: Similarity and Binding in Memory: Bound to be Detrimental","title-short":"Short Article","volume":"62","author":[{"family":"Guérard","given":"Katherine"},{"family":"Trem</vt:lpwstr>
  </property>
  <property fmtid="{D5CDD505-2E9C-101B-9397-08002B2CF9AE}" pid="1137" name="ZOTERO_BREF_YFPqRBdSy2cc_8">
    <vt:lpwstr>blay","given":"Sébastien"},{"family":"Saint-Aubin","given":"Jean"}],"issued":{"date-parts":[["2009",1]]}}},{"id":88,"uris":["http://zotero.org/users/6058248/items/GHSE92VK"],"itemData":{"id":88,"type":"article-journal","abstract":"Working memory (WM) is o</vt:lpwstr>
  </property>
  <property fmtid="{D5CDD505-2E9C-101B-9397-08002B2CF9AE}" pid="1138" name="ZOTERO_BREF_YFPqRBdSy2cc_9">
    <vt:lpwstr>ften tested through immediate serial recall of word lists. Performance in such tasks is negatively influenced by phonological similarity: People more often get the order of words wrong when they are phonologically similar to each other (e.g., cat, fat, ma</vt:lpwstr>
  </property>
  <property fmtid="{D5CDD505-2E9C-101B-9397-08002B2CF9AE}" pid="1139" name="ZOTERO_BREF_Yajk4HtLpPXN_1">
    <vt:lpwstr>ZOTERO_ITEM CSL_CITATION {"citationID":"4KVVMWDJ","properties":{"formattedCitation":"(Kowialiewski, Lemaire, et al., 2021)","plainCitation":"(Kowialiewski, Lemaire, et al., 2021)","dontUpdate":true,"noteIndex":0},"citationItems":[{"id":253,"uris":["http:/</vt:lpwstr>
  </property>
  <property fmtid="{D5CDD505-2E9C-101B-9397-08002B2CF9AE}" pid="1140" name="ZOTERO_BREF_Yajk4HtLpPXN_10">
    <vt:lpwstr>17","author":[{"family":"Kowialiewski","given":"Benjamin"},{"family":"Lemaire","given":"Benoît"},{"family":"Portrat","given":"Sophie"}],"accessed":{"date-parts":[["2020",12,27]]},"issued":{"date-parts":[["2021"]]}}}],"schema":"https://github.com/citation-</vt:lpwstr>
  </property>
  <property fmtid="{D5CDD505-2E9C-101B-9397-08002B2CF9AE}" pid="1141" name="ZOTERO_BREF_Yajk4HtLpPXN_11">
    <vt:lpwstr>style-language/schema/raw/master/csl-citation.json"}</vt:lpwstr>
  </property>
  <property fmtid="{D5CDD505-2E9C-101B-9397-08002B2CF9AE}" pid="1142" name="ZOTERO_BREF_Yajk4HtLpPXN_2">
    <vt:lpwstr>/zotero.org/users/6058248/items/KQFVBFHW"],"itemData":{"id":253,"type":"article-journal","abstract":"It is now firmly established that long-term memory knowledge, such as semantic knowledge, supports the temporary maintenance of verbal information in Work</vt:lpwstr>
  </property>
  <property fmtid="{D5CDD505-2E9C-101B-9397-08002B2CF9AE}" pid="1143" name="ZOTERO_BREF_Yajk4HtLpPXN_3">
    <vt:lpwstr>ing Memory (WM). This support from semantic knowledge is well-explained by models assuming that verbal items are directly activated in long-term memory, and that this activation provides the representational basis for WM maintenance. However, the exact me</vt:lpwstr>
  </property>
  <property fmtid="{D5CDD505-2E9C-101B-9397-08002B2CF9AE}" pid="1144" name="ZOTERO_BREF_Yajk4HtLpPXN_4">
    <vt:lpwstr>chanisms underlying semantic influence on WM performance remain poorly understood. We manipulated the presence of betweenitem semantic relatedness in an immediate serial recall task, by mixing triplets composed of semantically related and unrelated items </vt:lpwstr>
  </property>
  <property fmtid="{D5CDD505-2E9C-101B-9397-08002B2CF9AE}" pid="1145" name="ZOTERO_BREF_Yajk4HtLpPXN_5">
    <vt:lpwstr>(e.g. leaf – tree – branch – wall – beer – dog; hand – father – truck – cloud – sky – rain). Compared to unrelated items, related items were better recalled, as had been classically observed. Critically, semantic relatedness also impacted WM maintenance i</vt:lpwstr>
  </property>
  <property fmtid="{D5CDD505-2E9C-101B-9397-08002B2CF9AE}" pid="1146" name="ZOTERO_BREF_Yajk4HtLpPXN_6">
    <vt:lpwstr>n a complex manner, as observed by the presence of proactive benefit effects on subsequent unrelated items, and the absence of retroactive effects. The complexity of these interactions is well-captured by TBRS*-S, a decay-based computational architecture </vt:lpwstr>
  </property>
  <property fmtid="{D5CDD505-2E9C-101B-9397-08002B2CF9AE}" pid="1147" name="ZOTERO_BREF_Yajk4HtLpPXN_7">
    <vt:lpwstr>in which the activation occurring in long-term memory is described. The present study suggests that semantic knowledge can be used to free up WM resources that can be reallocated for maintenance purposes, and supports models postulating that long-term mem</vt:lpwstr>
  </property>
  <property fmtid="{D5CDD505-2E9C-101B-9397-08002B2CF9AE}" pid="1148" name="ZOTERO_BREF_Yajk4HtLpPXN_8">
    <vt:lpwstr>ory knowledge constrains WM maintenance processes.","container-title":"Journal of Memory and Language","DOI":"https://doi.org/10.1016/j.jml.2020.104208","issue":"104208","language":"en","note":"DOI: 10.31234/osf.io/tn4dj","source":"DOI.org (Crossref)","ti</vt:lpwstr>
  </property>
  <property fmtid="{D5CDD505-2E9C-101B-9397-08002B2CF9AE}" pid="1149" name="ZOTERO_BREF_Yajk4HtLpPXN_9">
    <vt:lpwstr>tle":"How does semantic knowledge impact working memory maintenance? Computational and behavioral investigations","title-short":"How Does Semantic Knowledge Impact Working Memory Maintenance?","URL":"https://doi.org/10.1016/j.jml.2020.104208.","volume":"1</vt:lpwstr>
  </property>
  <property fmtid="{D5CDD505-2E9C-101B-9397-08002B2CF9AE}" pid="1150" name="ZOTERO_BREF_YwMvaBlS62dt_1">
    <vt:lpwstr>ZOTERO_ITEM CSL_CITATION {"citationID":"gOIdCswb","properties":{"formattedCitation":"(Brown et al., 2007)","plainCitation":"(Brown et al., 2007)","dontUpdate":true,"noteIndex":0},"citationItems":[{"id":745,"uris":["http://zotero.org/users/6058248/items/WG</vt:lpwstr>
  </property>
  <property fmtid="{D5CDD505-2E9C-101B-9397-08002B2CF9AE}" pid="1151" name="ZOTERO_BREF_YwMvaBlS62dt_2">
    <vt:lpwstr>PXPUVV"],"itemData":{"id":745,"type":"article-journal","abstract":"A model of memory retrieval is described. The model embodies 4 main claims: (a) temporal memory—traces of items are represented in memory partly in terms of their temporal distance from th</vt:lpwstr>
  </property>
  <property fmtid="{D5CDD505-2E9C-101B-9397-08002B2CF9AE}" pid="1152" name="ZOTERO_BREF_YwMvaBlS62dt_3">
    <vt:lpwstr>e present; (b) scale-similarity—similar mechanisms govern retrieval from memory over many different timescales; (c) local distinctiveness—performance on a range of memory tasks is determined by interference from near psychological neighbors; and (d) inter</vt:lpwstr>
  </property>
  <property fmtid="{D5CDD505-2E9C-101B-9397-08002B2CF9AE}" pid="1153" name="ZOTERO_BREF_YwMvaBlS62dt_4">
    <vt:lpwstr>ference-based forgetting—all memory loss is due to interference and not trace decay. The model is applied to data on free recall and serial recall. The account emphasizes qualitative similarity in the retrieval principles involved in memory performance at</vt:lpwstr>
  </property>
  <property fmtid="{D5CDD505-2E9C-101B-9397-08002B2CF9AE}" pid="1154" name="ZOTERO_BREF_YwMvaBlS62dt_5">
    <vt:lpwstr> all timescales, contrary to models that emphasize distinctions between short-term and long-term memory.","container-title":"Psychological Review","DOI":"10.1037/0033-295X.114.3.539","ISSN":"1939-1471, 0033-295X","issue":"3","journalAbbreviation":"Psychol</vt:lpwstr>
  </property>
  <property fmtid="{D5CDD505-2E9C-101B-9397-08002B2CF9AE}" pid="1155" name="ZOTERO_BREF_YwMvaBlS62dt_6">
    <vt:lpwstr>ogical Review","language":"en","page":"539-576","source":"DOI.org (Crossref)","title":"A temporal ratio model of memory.","volume":"114","author":[{"family":"Brown","given":"Gordon D. A."},{"family":"Neath","given":"Ian"},{"family":"Chater","given":"Nick"</vt:lpwstr>
  </property>
  <property fmtid="{D5CDD505-2E9C-101B-9397-08002B2CF9AE}" pid="1156" name="ZOTERO_BREF_YwMvaBlS62dt_7">
    <vt:lpwstr>}],"issued":{"date-parts":[["2007"]]}}}],"schema":"https://github.com/citation-style-language/schema/raw/master/csl-citation.json"}</vt:lpwstr>
  </property>
  <property fmtid="{D5CDD505-2E9C-101B-9397-08002B2CF9AE}" pid="1157" name="ZOTERO_BREF_YzwfUpVrQrzn_1">
    <vt:lpwstr>ZOTERO_ITEM CSL_CITATION {"citationID":"DLz36XGS","properties":{"formattedCitation":"(Rombouts et al., 2015)","plainCitation":"(Rombouts et al., 2015)","noteIndex":0},"citationItems":[{"id":2189,"uris":["http://zotero.org/users/6058248/items/WD4BNECQ"],"i</vt:lpwstr>
  </property>
  <property fmtid="{D5CDD505-2E9C-101B-9397-08002B2CF9AE}" pid="1158" name="ZOTERO_BREF_YzwfUpVrQrzn_2">
    <vt:lpwstr>temData":{"id":2189,"type":"article-journal","container-title":"PLOS Computational Biology","DOI":"10.1371/journal.pcbi.1004060","ISSN":"1553-7358","issue":"3","journalAbbreviation":"PLoS Comput Biol","language":"en","page":"e1004060","source":"DOI.org (C</vt:lpwstr>
  </property>
  <property fmtid="{D5CDD505-2E9C-101B-9397-08002B2CF9AE}" pid="1159" name="ZOTERO_BREF_YzwfUpVrQrzn_3">
    <vt:lpwstr>rossref)","title":"How Attention Can Create Synaptic Tags for the Learning of Working Memories in Sequential Tasks","volume":"11","author":[{"family":"Rombouts","given":"Jaldert O."},{"family":"Bohte","given":"Sander M."},{"family":"Roelfsema","given":"Pi</vt:lpwstr>
  </property>
  <property fmtid="{D5CDD505-2E9C-101B-9397-08002B2CF9AE}" pid="1160" name="ZOTERO_BREF_YzwfUpVrQrzn_4">
    <vt:lpwstr>eter R."}],"editor":[{"family":"Gutkin","given":"Boris S."}],"issued":{"date-parts":[["2015",3,5]]}}}],"schema":"https://github.com/citation-style-language/schema/raw/master/csl-citation.json"}</vt:lpwstr>
  </property>
  <property fmtid="{D5CDD505-2E9C-101B-9397-08002B2CF9AE}" pid="1161" name="ZOTERO_BREF_ZHNtelNE6N2t_1">
    <vt:lpwstr>ZOTERO_ITEM CSL_CITATION {"citationID":"hJcOMxWs","properties":{"formattedCitation":"(Tehan, 2010)","plainCitation":"(Tehan, 2010)","noteIndex":0},"citationItems":[{"id":1658,"uris":["http://zotero.org/users/6058248/items/A6TCAPEN"],"itemData":{"id":1658,</vt:lpwstr>
  </property>
  <property fmtid="{D5CDD505-2E9C-101B-9397-08002B2CF9AE}" pid="1162" name="ZOTERO_BREF_ZHNtelNE6N2t_2">
    <vt:lpwstr>"type":"article-journal","abstract":"The influence of permanent lexical network in immediate serial recall is well established. The corresponding influence of permanent semantic networks is less clear although such networks are known to both facilitate me</vt:lpwstr>
  </property>
  <property fmtid="{D5CDD505-2E9C-101B-9397-08002B2CF9AE}" pid="1163" name="ZOTERO_BREF_ZHNtelNE6N2t_3">
    <vt:lpwstr>mory in long-term memory tasks and to produce false memories in those same tasks. The current experiment involves the study of Deese-RoedigerMcDermott (DRM) lists for immediate serial recall. The trials in the experiment involved presenting the six strong</vt:lpwstr>
  </property>
  <property fmtid="{D5CDD505-2E9C-101B-9397-08002B2CF9AE}" pid="1164" name="ZOTERO_BREF_ZHNtelNE6N2t_4">
    <vt:lpwstr>est items from the DRM lists either in intact associatively related lists or where those items had been randomly mixed to produce unrelated lists. The results of the experiment indicated that the associatively related lists were better recalled in order t</vt:lpwstr>
  </property>
  <property fmtid="{D5CDD505-2E9C-101B-9397-08002B2CF9AE}" pid="1165" name="ZOTERO_BREF_ZHNtelNE6N2t_5">
    <vt:lpwstr>han unrelated lists and the non-presented critical lure was falsely recalled relatively frequently. The results of the experiment confirm the importance of associative semantic networks in short-term memory.","container-title":"Canadian Journal of Experim</vt:lpwstr>
  </property>
  <property fmtid="{D5CDD505-2E9C-101B-9397-08002B2CF9AE}" pid="1166" name="ZOTERO_BREF_ZHNtelNE6N2t_6">
    <vt:lpwstr>ental Psychology/Revue canadienne de psychologie expérimentale","DOI":"10.1037/a0021375","ISSN":"1878-7290, 1196-1961","issue":"4","journalAbbreviation":"Canadian Journal of Experimental Psychology/Revue canadienne de psychologie expérimentale","language"</vt:lpwstr>
  </property>
  <property fmtid="{D5CDD505-2E9C-101B-9397-08002B2CF9AE}" pid="1167" name="ZOTERO_BREF_ZHNtelNE6N2t_7">
    <vt:lpwstr>:"en","page":"266-272","source":"DOI.org (Crossref)","title":"Associative relatedness enhances recall and produces false memories in immediate serial recall.","volume":"64","author":[{"family":"Tehan","given":"Gerald"}],"issued":{"date-parts":[["2010"]]}}</vt:lpwstr>
  </property>
  <property fmtid="{D5CDD505-2E9C-101B-9397-08002B2CF9AE}" pid="1168" name="ZOTERO_BREF_ZHNtelNE6N2t_8">
    <vt:lpwstr>}],"schema":"https://github.com/citation-style-language/schema/raw/master/csl-citation.json"}</vt:lpwstr>
  </property>
  <property fmtid="{D5CDD505-2E9C-101B-9397-08002B2CF9AE}" pid="1169" name="ZOTERO_BREF_ZIzji2ndHM8C_1">
    <vt:lpwstr>ZOTERO_ITEM CSL_CITATION {"citationID":"S7UsO3Xl","properties":{"formattedCitation":"(Lewandowsky &amp; Farrell, 2008; Oberauer et al., 2012; Oberauer &amp; Lin, 2024)","plainCitation":"(Lewandowsky &amp; Farrell, 2008; Oberauer et al., 2012; Oberauer &amp; Lin, 2024)","</vt:lpwstr>
  </property>
  <property fmtid="{D5CDD505-2E9C-101B-9397-08002B2CF9AE}" pid="1170" name="ZOTERO_BREF_ZIzji2ndHM8C_10">
    <vt:lpwstr>f processing steps; (2) effects of serial position and error patterns; (3) effects of different kinds of item–distractor similarity; and (4) correlations between span tasks. The model makes several new predictions in these areas, which were confirmed expe</vt:lpwstr>
  </property>
  <property fmtid="{D5CDD505-2E9C-101B-9397-08002B2CF9AE}" pid="1171" name="ZOTERO_BREF_ZIzji2ndHM8C_11">
    <vt:lpwstr>rimentally.","container-title":"Psychonomic Bulletin &amp; Review","DOI":"10.3758/s13423-012-0272-4","ISSN":"1069-9384, 1531-5320","issue":"5","journalAbbreviation":"Psychon Bull Rev","language":"en","page":"779-819","source":"DOI.org (Crossref)","title":"Mod</vt:lpwstr>
  </property>
  <property fmtid="{D5CDD505-2E9C-101B-9397-08002B2CF9AE}" pid="1172" name="ZOTERO_BREF_ZIzji2ndHM8C_12">
    <vt:lpwstr>eling working memory: An interference model of complex span","title-short":"Modeling working memory","volume":"19","author":[{"family":"Oberauer","given":"Klaus"},{"family":"Lewandowsky","given":"Stephan"},{"family":"Farrell","given":"Simon"},{"family":"J</vt:lpwstr>
  </property>
  <property fmtid="{D5CDD505-2E9C-101B-9397-08002B2CF9AE}" pid="1173" name="ZOTERO_BREF_ZIzji2ndHM8C_13">
    <vt:lpwstr>arrold","given":"Christopher"},{"family":"Greaves","given":"Martin"}],"issued":{"date-parts":[["2012",10]]}}},{"id":"YYHrVdpf/EuWFeFIY","uris":["http://zotero.org/users/6058248/items/3AV6ST3A"],"itemData":{"id":33,"type":"article-journal","container-title</vt:lpwstr>
  </property>
  <property fmtid="{D5CDD505-2E9C-101B-9397-08002B2CF9AE}" pid="1174" name="ZOTERO_BREF_ZIzji2ndHM8C_14">
    <vt:lpwstr>":"Journal of Experimental Psychology: Learning, Memory, and Cognition","title":"An interference model for visual and verbal working memory.","volume":"in press","author":[{"family":"Oberauer","given":"Klaus"},{"family":"Lin","given":"Hsuan-Yu"}],"issued"</vt:lpwstr>
  </property>
  <property fmtid="{D5CDD505-2E9C-101B-9397-08002B2CF9AE}" pid="1175" name="ZOTERO_BREF_ZIzji2ndHM8C_15">
    <vt:lpwstr>:{"date-parts":[["2024"]]}}}],"schema":"https://github.com/citation-style-language/schema/raw/master/csl-citation.json"}</vt:lpwstr>
  </property>
  <property fmtid="{D5CDD505-2E9C-101B-9397-08002B2CF9AE}" pid="1176" name="ZOTERO_BREF_ZIzji2ndHM8C_2">
    <vt:lpwstr>noteIndex":0},"citationItems":[{"id":313,"uris":["http://zotero.org/users/6058248/items/PDA9I2JM"],"itemData":{"id":313,"type":"chapter","abstract":"We review the extensive benchmark data on short-term memory for order, and discuss the prominent computati</vt:lpwstr>
  </property>
  <property fmtid="{D5CDD505-2E9C-101B-9397-08002B2CF9AE}" pid="1177" name="ZOTERO_BREF_ZIzji2ndHM8C_3">
    <vt:lpwstr>onal theories accounting for serial order memory. On the basis of recent diagnostic results, we identify four explanatory constructs that we suggest must be instantiated in a model in order to provide an adequate account of those data. We present one such</vt:lpwstr>
  </property>
  <property fmtid="{D5CDD505-2E9C-101B-9397-08002B2CF9AE}" pid="1178" name="ZOTERO_BREF_ZIzji2ndHM8C_4">
    <vt:lpwstr> model, called C-SOB, and show that it handles existing benchmark data as well as recent diagnostic results. We conclude by exploring some of the model’s novel predictions.","container-title":"Psychology of Learning and Motivation","ISBN":"978-0-12-374316</vt:lpwstr>
  </property>
  <property fmtid="{D5CDD505-2E9C-101B-9397-08002B2CF9AE}" pid="1179" name="ZOTERO_BREF_ZIzji2ndHM8C_5">
    <vt:lpwstr>-9","language":"en","note":"DOI: 10.1016/S0079-7421(08)00001-7","page":"1-48","publisher":"Elsevier","source":"DOI.org (Crossref)","title":"Short-Term Memory: New Data and a Model","title-short":"Short-Term Memory","URL":"https://linkinghub.elsevier.com/r</vt:lpwstr>
  </property>
  <property fmtid="{D5CDD505-2E9C-101B-9397-08002B2CF9AE}" pid="1180" name="ZOTERO_BREF_ZIzji2ndHM8C_6">
    <vt:lpwstr>etrieve/pii/S0079742108000017","volume":"49","author":[{"family":"Lewandowsky","given":"Stephan"},{"family":"Farrell","given":"Simon"}],"accessed":{"date-parts":[["2020",5,27]]},"issued":{"date-parts":[["2008"]]}}},{"id":1529,"uris":["http://zotero.org/us</vt:lpwstr>
  </property>
  <property fmtid="{D5CDD505-2E9C-101B-9397-08002B2CF9AE}" pid="1181" name="ZOTERO_BREF_ZIzji2ndHM8C_7">
    <vt:lpwstr>ers/6058248/items/YFF5WSRU"],"itemData":{"id":1529,"type":"article-journal","abstract":"This article introduces a new computational model for the complex-span task, the most popular task for studying working memory. SOB-CS is a two-layer neural network th</vt:lpwstr>
  </property>
  <property fmtid="{D5CDD505-2E9C-101B-9397-08002B2CF9AE}" pid="1182" name="ZOTERO_BREF_ZIzji2ndHM8C_8">
    <vt:lpwstr>at associates distributed item representations with distributed, overlapping position markers. Memory capacity limits are explained by interference from a superposition of associations. Concurrent processing interferes with memory through involuntary enco</vt:lpwstr>
  </property>
  <property fmtid="{D5CDD505-2E9C-101B-9397-08002B2CF9AE}" pid="1183" name="ZOTERO_BREF_ZIzji2ndHM8C_9">
    <vt:lpwstr>ding of distractors. Free time in-between distractors is used to remove irrelevant representations, thereby reducing interference. The model accounts for benchmark findings in four areas: (1) effects of processing pace, processing difficulty, and number o</vt:lpwstr>
  </property>
  <property fmtid="{D5CDD505-2E9C-101B-9397-08002B2CF9AE}" pid="1184" name="ZOTERO_BREF_ZU61COaWL2rc_1">
    <vt:lpwstr>ZOTERO_ITEM CSL_CITATION {"citationID":"fn42MVJ7","properties":{"formattedCitation":"(Cowan et al., 2002; Oberauer, 2003)","plainCitation":"(Cowan et al., 2002; Oberauer, 2003)","noteIndex":0},"citationItems":[{"id":972,"uris":["http://zotero.org/users/60</vt:lpwstr>
  </property>
  <property fmtid="{D5CDD505-2E9C-101B-9397-08002B2CF9AE}" pid="1185" name="ZOTERO_BREF_ZU61COaWL2rc_10">
    <vt:lpwstr>d":{"date-parts":[["2003",11]]}}}],"schema":"https://github.com/citation-style-language/schema/raw/master/csl-citation.json"}</vt:lpwstr>
  </property>
  <property fmtid="{D5CDD505-2E9C-101B-9397-08002B2CF9AE}" pid="1186" name="ZOTERO_BREF_ZU61COaWL2rc_2">
    <vt:lpwstr>58248/items/5SPBS53B"],"itemData":{"id":972,"type":"article-journal","container-title":"Journal of Memory and Language","DOI":"10.1006/jmla.2001.2805","ISSN":"0749596X","issue":"1","journalAbbreviation":"Journal of Memory and Language","language":"en","pa</vt:lpwstr>
  </property>
  <property fmtid="{D5CDD505-2E9C-101B-9397-08002B2CF9AE}" pid="1187" name="ZOTERO_BREF_ZU61COaWL2rc_3">
    <vt:lpwstr>ge":"153-177","source":"DOI.org (Crossref)","title":"Deconfounding Serial Recall","volume":"46","author":[{"family":"Cowan","given":"Nelson"},{"family":"Saults","given":"J.Scott"},{"family":"Elliott","given":"Emily M"},{"family":"Moreno","given":"Matthew </vt:lpwstr>
  </property>
  <property fmtid="{D5CDD505-2E9C-101B-9397-08002B2CF9AE}" pid="1188" name="ZOTERO_BREF_ZU61COaWL2rc_4">
    <vt:lpwstr>V"}],"issued":{"date-parts":[["2002",1]]}}},{"id":1767,"uris":["http://zotero.org/users/6058248/items/8S26VUB3"],"itemData":{"id":1767,"type":"article-journal","abstract":"The experiment analyzed serial position curves in recall, global recognition (compa</vt:lpwstr>
  </property>
  <property fmtid="{D5CDD505-2E9C-101B-9397-08002B2CF9AE}" pid="1189" name="ZOTERO_BREF_ZU61COaWL2rc_5">
    <vt:lpwstr>ring probes to whole lists) and local recognition (comparing probes to speciﬁc items in a list). Input order, output order, and the spatial order to be memorized were deconfounded by presenting and probing items in random order in diﬀerent spatial positio</vt:lpwstr>
  </property>
  <property fmtid="{D5CDD505-2E9C-101B-9397-08002B2CF9AE}" pid="1190" name="ZOTERO_BREF_ZU61COaWL2rc_6">
    <vt:lpwstr>ns. Primacy and recency eﬀects over input position were observed for all three tasks. Only primacy emerged over output position. Spatial position aﬀected only recall and local recognition but not global recognition accuracy. Latency data provided addition</vt:lpwstr>
  </property>
  <property fmtid="{D5CDD505-2E9C-101B-9397-08002B2CF9AE}" pid="1191" name="ZOTERO_BREF_ZU61COaWL2rc_7">
    <vt:lpwstr>al information, sometimes deviating from the patterns of accuracy. The results support an attentional gradient as one source of the primacy eﬀect. They are compatible with input and output interference or decay, but are diﬃcult to explain by a temporal di</vt:lpwstr>
  </property>
  <property fmtid="{D5CDD505-2E9C-101B-9397-08002B2CF9AE}" pid="1192" name="ZOTERO_BREF_ZU61COaWL2rc_8">
    <vt:lpwstr>stinctiveness account. No support was found for response suppression and edge eﬀects as mechanisms to explain recency.","container-title":"Journal of Memory and Language","DOI":"10.1016/S0749-596X(03)00080-9","ISSN":"0749596X","issue":"4","journalAbbrevia</vt:lpwstr>
  </property>
  <property fmtid="{D5CDD505-2E9C-101B-9397-08002B2CF9AE}" pid="1193" name="ZOTERO_BREF_ZU61COaWL2rc_9">
    <vt:lpwstr>tion":"Journal of Memory and Language","language":"en","page":"469-483","source":"DOI.org (Crossref)","title":"Understanding serial position curves in short-term recognition and recall","volume":"49","author":[{"family":"Oberauer","given":"Klaus"}],"issue</vt:lpwstr>
  </property>
  <property fmtid="{D5CDD505-2E9C-101B-9397-08002B2CF9AE}" pid="1194" name="ZOTERO_BREF_ZhVtj76b7kNf_1">
    <vt:lpwstr>ZOTERO_ITEM CSL_CITATION {"citationID":"0qL4bha7","properties":{"formattedCitation":"(Mizrak &amp; Oberauer, 2021)","plainCitation":"(Mizrak &amp; Oberauer, 2021)","noteIndex":0},"citationItems":[{"id":2163,"uris":["http://zotero.org/users/6058248/items/FTWS5TFB"</vt:lpwstr>
  </property>
  <property fmtid="{D5CDD505-2E9C-101B-9397-08002B2CF9AE}" pid="1195" name="ZOTERO_BREF_ZhVtj76b7kNf_2">
    <vt:lpwstr>],"itemData":{"id":2163,"type":"article-journal","abstract":"Giving people more time to process information in working memory improves their performance on working memory tasks. It is often assumed that free time given after presentation of an item enable</vt:lpwstr>
  </property>
  <property fmtid="{D5CDD505-2E9C-101B-9397-08002B2CF9AE}" pid="1196" name="ZOTERO_BREF_ZhVtj76b7kNf_3">
    <vt:lpwstr>s maintenance processes to counteract forgetting of this item, suggesting that time has a retroactive benefit. Two other hypotheses—short-term consolidation and temporal distinctiveness—entail a local effect of time on immediately preceding and following </vt:lpwstr>
  </property>
  <property fmtid="{D5CDD505-2E9C-101B-9397-08002B2CF9AE}" pid="1197" name="ZOTERO_BREF_ZhVtj76b7kNf_4">
    <vt:lpwstr>items. Here, we show instead a novel global and proactive benefit of time in working memory. In three serial-recall experiments (Ns = 21, 25, and 26 young adults, respectively), we varied the position and duration of the free time within a seven-item list</vt:lpwstr>
  </property>
  <property fmtid="{D5CDD505-2E9C-101B-9397-08002B2CF9AE}" pid="1198" name="ZOTERO_BREF_ZhVtj76b7kNf_5">
    <vt:lpwstr> of consonants. Experiment 1 showed that the effect is global and not local. Experiments 2a and 2b showed that increased interitem time benefited performance only for the subsequent items, implying a proactive benefit. This finding rules out maintenance p</vt:lpwstr>
  </property>
  <property fmtid="{D5CDD505-2E9C-101B-9397-08002B2CF9AE}" pid="1199" name="ZOTERO_BREF_ZhVtj76b7kNf_6">
    <vt:lpwstr>rocesses, short-term consolidation, and temporal distinctiveness as explanations of the free-time benefit but is consistent with the proposal of a gradually recovering encoding resource.","container-title":"Psychological Science","issue":"8","language":"e</vt:lpwstr>
  </property>
  <property fmtid="{D5CDD505-2E9C-101B-9397-08002B2CF9AE}" pid="1200" name="ZOTERO_BREF_ZhVtj76b7kNf_7">
    <vt:lpwstr>n","page":"1325-1337","source":"Zotero","title":"What Is Time Good for in Working Memory?","volume":"32","author":[{"family":"Mizrak","given":"Eda"},{"family":"Oberauer","given":"Klaus"}],"issued":{"date-parts":[["2021"]]}}}],"schema":"https://github.com/</vt:lpwstr>
  </property>
  <property fmtid="{D5CDD505-2E9C-101B-9397-08002B2CF9AE}" pid="1201" name="ZOTERO_BREF_ZhVtj76b7kNf_8">
    <vt:lpwstr>citation-style-language/schema/raw/master/csl-citation.json"}</vt:lpwstr>
  </property>
  <property fmtid="{D5CDD505-2E9C-101B-9397-08002B2CF9AE}" pid="1202" name="ZOTERO_BREF_ZnMZ4Mhd2zRb_1">
    <vt:lpwstr>ZOTERO_ITEM CSL_CITATION {"citationID":"seKCDIUf","properties":{"formattedCitation":"(Kowialiewski, Lemaire, &amp; Portrat, 2021)","plainCitation":"(Kowialiewski, Lemaire, &amp; Portrat, 2021)","noteIndex":0},"citationItems":[{"id":253,"uris":["http://zotero.org/</vt:lpwstr>
  </property>
  <property fmtid="{D5CDD505-2E9C-101B-9397-08002B2CF9AE}" pid="1203" name="ZOTERO_BREF_ZnMZ4Mhd2zRb_10">
    <vt:lpwstr>:[{"family":"Kowialiewski","given":"Benjamin"},{"family":"Lemaire","given":"Benoît"},{"family":"Portrat","given":"Sophie"}],"accessed":{"date-parts":[["2020",12,27]]},"issued":{"date-parts":[["2021"]]}}}],"schema":"https://github.com/citation-style-langua</vt:lpwstr>
  </property>
  <property fmtid="{D5CDD505-2E9C-101B-9397-08002B2CF9AE}" pid="1204" name="ZOTERO_BREF_ZnMZ4Mhd2zRb_11">
    <vt:lpwstr>ge/schema/raw/master/csl-citation.json"}</vt:lpwstr>
  </property>
  <property fmtid="{D5CDD505-2E9C-101B-9397-08002B2CF9AE}" pid="1205" name="ZOTERO_BREF_ZnMZ4Mhd2zRb_2">
    <vt:lpwstr>users/6058248/items/KQFVBFHW"],"itemData":{"id":253,"type":"article-journal","abstract":"It is now firmly established that long-term memory knowledge, such as semantic knowledge, supports the temporary maintenance of verbal information in Working Memory (</vt:lpwstr>
  </property>
  <property fmtid="{D5CDD505-2E9C-101B-9397-08002B2CF9AE}" pid="1206" name="ZOTERO_BREF_ZnMZ4Mhd2zRb_3">
    <vt:lpwstr>WM). This support from semantic knowledge is well-explained by models assuming that verbal items are directly activated in long-term memory, and that this activation provides the representational basis for WM maintenance. However, the exact mechanisms und</vt:lpwstr>
  </property>
  <property fmtid="{D5CDD505-2E9C-101B-9397-08002B2CF9AE}" pid="1207" name="ZOTERO_BREF_ZnMZ4Mhd2zRb_4">
    <vt:lpwstr>erlying semantic influence on WM performance remain poorly understood. We manipulated the presence of betweenitem semantic relatedness in an immediate serial recall task, by mixing triplets composed of semantically related and unrelated items (e.g. leaf –</vt:lpwstr>
  </property>
  <property fmtid="{D5CDD505-2E9C-101B-9397-08002B2CF9AE}" pid="1208" name="ZOTERO_BREF_ZnMZ4Mhd2zRb_5">
    <vt:lpwstr> tree – branch – wall – beer – dog; hand – father – truck – cloud – sky – rain). Compared to unrelated items, related items were better recalled, as had been classically observed. Critically, semantic relatedness also impacted WM maintenance in a complex </vt:lpwstr>
  </property>
  <property fmtid="{D5CDD505-2E9C-101B-9397-08002B2CF9AE}" pid="1209" name="ZOTERO_BREF_ZnMZ4Mhd2zRb_6">
    <vt:lpwstr>manner, as observed by the presence of proactive benefit effects on subsequent unrelated items, and the absence of retroactive effects. The complexity of these interactions is well-captured by TBRS*-S, a decay-based computational architecture in which the</vt:lpwstr>
  </property>
  <property fmtid="{D5CDD505-2E9C-101B-9397-08002B2CF9AE}" pid="1210" name="ZOTERO_BREF_ZnMZ4Mhd2zRb_7">
    <vt:lpwstr> activation occurring in long-term memory is described. The present study suggests that semantic knowledge can be used to free up WM resources that can be reallocated for maintenance purposes, and supports models postulating that long-term memory knowledg</vt:lpwstr>
  </property>
  <property fmtid="{D5CDD505-2E9C-101B-9397-08002B2CF9AE}" pid="1211" name="ZOTERO_BREF_ZnMZ4Mhd2zRb_8">
    <vt:lpwstr>e constrains WM maintenance processes.","container-title":"Journal of Memory and Language","DOI":"https://doi.org/10.1016/j.jml.2020.104208","issue":"104208","language":"en","note":"DOI: 10.31234/osf.io/tn4dj","source":"DOI.org (Crossref)","title":"How do</vt:lpwstr>
  </property>
  <property fmtid="{D5CDD505-2E9C-101B-9397-08002B2CF9AE}" pid="1212" name="ZOTERO_BREF_ZnMZ4Mhd2zRb_9">
    <vt:lpwstr>es semantic knowledge impact working memory maintenance? Computational and behavioral investigations","title-short":"How Does Semantic Knowledge Impact Working Memory Maintenance?","URL":"https://doi.org/10.1016/j.jml.2020.104208.","volume":"117","author"</vt:lpwstr>
  </property>
  <property fmtid="{D5CDD505-2E9C-101B-9397-08002B2CF9AE}" pid="1213" name="ZOTERO_BREF_ZsHUl487b4HC_1">
    <vt:lpwstr/>
  </property>
  <property fmtid="{D5CDD505-2E9C-101B-9397-08002B2CF9AE}" pid="1214" name="ZOTERO_BREF_aK4ExTCvjkPC_1">
    <vt:lpwstr>ZOTERO_ITEM CSL_CITATION {"citationID":"1XQKTOKL","properties":{"formattedCitation":"(Page &amp; Norris, 1998)","plainCitation":"(Page &amp; Norris, 1998)","noteIndex":0},"citationItems":[{"id":1880,"uris":["http://zotero.org/users/6058248/items/PN3X2BVY"],"itemD</vt:lpwstr>
  </property>
  <property fmtid="{D5CDD505-2E9C-101B-9397-08002B2CF9AE}" pid="1215" name="ZOTERO_BREF_aK4ExTCvjkPC_2">
    <vt:lpwstr>ata":{"id":1880,"type":"article-journal","container-title":"Psychological Review","issue":"4","page":"761","title":"The primacy model: a new model of immediate serial recall.","volume":"105","author":[{"family":"Page","given":"M. P. A."},{"family":"Norris</vt:lpwstr>
  </property>
  <property fmtid="{D5CDD505-2E9C-101B-9397-08002B2CF9AE}" pid="1216" name="ZOTERO_BREF_aK4ExTCvjkPC_3">
    <vt:lpwstr>","given":"Dennis"}],"issued":{"date-parts":[["1998"]]}}}],"schema":"https://github.com/citation-style-language/schema/raw/master/csl-citation.json"}</vt:lpwstr>
  </property>
  <property fmtid="{D5CDD505-2E9C-101B-9397-08002B2CF9AE}" pid="1217" name="ZOTERO_BREF_aa8FjmZqIDOL_1">
    <vt:lpwstr/>
  </property>
  <property fmtid="{D5CDD505-2E9C-101B-9397-08002B2CF9AE}" pid="1218" name="ZOTERO_BREF_aew9Ng0CkUwa_1">
    <vt:lpwstr>ZOTERO_ITEM CSL_CITATION {"citationID":"iPTguoND","properties":{"formattedCitation":"(Luce &amp; Pisoni, 1998; Yarkoni et al., 2008)","plainCitation":"(Luce &amp; Pisoni, 1998; Yarkoni et al., 2008)","noteIndex":0},"citationItems":[{"id":2195,"uris":["http://zote</vt:lpwstr>
  </property>
  <property fmtid="{D5CDD505-2E9C-101B-9397-08002B2CF9AE}" pid="1219" name="ZOTERO_BREF_aew9Ng0CkUwa_2">
    <vt:lpwstr>ro.org/users/6058248/items/BWXRSEGS"],"itemData":{"id":2195,"type":"article-journal","abstract":"Objective—A fundamental problem in the study of human spoken word recognition concerns the structural relations among the sound patterns of words in memory an</vt:lpwstr>
  </property>
  <property fmtid="{D5CDD505-2E9C-101B-9397-08002B2CF9AE}" pid="1220" name="ZOTERO_BREF_aew9Ng0CkUwa_3">
    <vt:lpwstr>d the effects these relations have on spoken word recognition. In the present investigation, computational and experimental methods were employed to address a number of fundamental issues related to the representation and structural organization of spoken</vt:lpwstr>
  </property>
  <property fmtid="{D5CDD505-2E9C-101B-9397-08002B2CF9AE}" pid="1221" name="ZOTERO_BREF_aew9Ng0CkUwa_4">
    <vt:lpwstr> words in the mental lexicon and to lay the groundwork for a model of spoken word recognition.","container-title":"Ear and Hearing","DOI":"10.1097/00003446-199802000-00001","ISSN":"0196-0202","issue":"1","language":"en","note":"publisher: Ovid Technologie</vt:lpwstr>
  </property>
  <property fmtid="{D5CDD505-2E9C-101B-9397-08002B2CF9AE}" pid="1222" name="ZOTERO_BREF_aew9Ng0CkUwa_5">
    <vt:lpwstr>s (Wolters Kluwer Health)","page":"1-36","source":"Crossref","title":"Recognizing Spoken Words: The Neighborhood Activation Model","title-short":"Recognizing Spoken Words","volume":"19","author":[{"family":"Luce","given":"Paul A."},{"family":"Pisoni","giv</vt:lpwstr>
  </property>
  <property fmtid="{D5CDD505-2E9C-101B-9397-08002B2CF9AE}" pid="1223" name="ZOTERO_BREF_aew9Ng0CkUwa_6">
    <vt:lpwstr>en":"David B."}],"issued":{"date-parts":[["1998",2]]}}},{"id":305,"uris":["http://zotero.org/users/6058248/items/6A2E53VH"],"itemData":{"id":305,"type":"article-journal","container-title":"Psychonomic Bulletin &amp; Review","DOI":"10.3758/PBR.15.5.971","ISSN"</vt:lpwstr>
  </property>
  <property fmtid="{D5CDD505-2E9C-101B-9397-08002B2CF9AE}" pid="1224" name="ZOTERO_BREF_aew9Ng0CkUwa_7">
    <vt:lpwstr>:"1069-9384, 1531-5320","issue":"5","journalAbbreviation":"Psychonomic Bulletin &amp; Review","language":"en","page":"971-979","source":"DOI.org (Crossref)","title":"Moving beyond Coltheart’s N: A new measure of orthographic similarity","title-short":"Moving </vt:lpwstr>
  </property>
  <property fmtid="{D5CDD505-2E9C-101B-9397-08002B2CF9AE}" pid="1225" name="ZOTERO_BREF_aew9Ng0CkUwa_8">
    <vt:lpwstr>beyond Coltheart’s N","volume":"15","author":[{"family":"Yarkoni","given":"Tal"},{"family":"Balota","given":"David"},{"family":"Yap","given":"Melvin"}],"issued":{"date-parts":[["2008",10]]}}}],"schema":"https://github.com/citation-style-language/schema/ra</vt:lpwstr>
  </property>
  <property fmtid="{D5CDD505-2E9C-101B-9397-08002B2CF9AE}" pid="1226" name="ZOTERO_BREF_aew9Ng0CkUwa_9">
    <vt:lpwstr>w/master/csl-citation.json"}</vt:lpwstr>
  </property>
  <property fmtid="{D5CDD505-2E9C-101B-9397-08002B2CF9AE}" pid="1227" name="ZOTERO_BREF_afIcJ6BqdaWZ_1">
    <vt:lpwstr>ZOTERO_ITEM CSL_CITATION {"citationID":"fb2Oujb0","properties":{"formattedCitation":"(Neath et al., 2022)","plainCitation":"(Neath et al., 2022)","dontUpdate":true,"noteIndex":0},"citationItems":[{"id":45,"uris":["http://zotero.org/users/6058248/items/GB9</vt:lpwstr>
  </property>
  <property fmtid="{D5CDD505-2E9C-101B-9397-08002B2CF9AE}" pid="1228" name="ZOTERO_BREF_afIcJ6BqdaWZ_2">
    <vt:lpwstr>7XYMF"],"itemData":{"id":45,"type":"article-journal","abstract":"Lists of semantically related words are better recalled than lists of unrelated words on immediate serial recall tests. Prominent explanations for this beneficial effect of semantic relatedn</vt:lpwstr>
  </property>
  <property fmtid="{D5CDD505-2E9C-101B-9397-08002B2CF9AE}" pid="1229" name="ZOTERO_BREF_afIcJ6BqdaWZ_3">
    <vt:lpwstr>ess, such as the item/order hypothesis, invoke differential contributions of item and order information and predict that on tests that de-emphasize item information, the effect of semantic relatedness will be abolished. The prediction is hard to assess be</vt:lpwstr>
  </property>
  <property fmtid="{D5CDD505-2E9C-101B-9397-08002B2CF9AE}" pid="1230" name="ZOTERO_BREF_afIcJ6BqdaWZ_4">
    <vt:lpwstr>cause previous studies using reconstruction of order tests show conflicting and equivocal results. Three experiments are reported that were designed to minimize problems associated with extant studies and that will allow reassessment of the prediction tha</vt:lpwstr>
  </property>
  <property fmtid="{D5CDD505-2E9C-101B-9397-08002B2CF9AE}" pid="1231" name="ZOTERO_BREF_afIcJ6BqdaWZ_5">
    <vt:lpwstr>t semantic relatedness will have no effect on reconstruction of order tests. The experiments replicated the usual beneficial effect of semantic relatedness on memory when the test was serial recall but found no effect when the test was reconstruction of o</vt:lpwstr>
  </property>
  <property fmtid="{D5CDD505-2E9C-101B-9397-08002B2CF9AE}" pid="1232" name="ZOTERO_BREF_afIcJ6BqdaWZ_6">
    <vt:lpwstr>rder. These results were observed regardless of whether semantic relatedness was defined by category membership (Experiment 1), association (Experiment 2), or meaning (Experiment 3). These results clarify earlier results in the literature and confirm a st</vt:lpwstr>
  </property>
  <property fmtid="{D5CDD505-2E9C-101B-9397-08002B2CF9AE}" pid="1233" name="ZOTERO_BREF_afIcJ6BqdaWZ_7">
    <vt:lpwstr>rong prediction of the item/order hypothesis.","container-title":"Experimental Psychology","DOI":"10.1027/1618-3169/a000557","ISSN":"1618-3169, 2190-5142","journalAbbreviation":"Experimental Psychology","language":"en","page":"1618-3169/a000557","source":</vt:lpwstr>
  </property>
  <property fmtid="{D5CDD505-2E9C-101B-9397-08002B2CF9AE}" pid="1234" name="ZOTERO_BREF_afIcJ6BqdaWZ_8">
    <vt:lpwstr>"DOI.org (Crossref)","title":"Semantic Relatedness Effects in Serial Recall But Not in Serial Reconstruction of Order","author":[{"family":"Neath","given":"Ian"},{"family":"Saint-Aubin","given":"Jean"},{"family":"Surprenant","given":"Aimée M."}],"issued":</vt:lpwstr>
  </property>
  <property fmtid="{D5CDD505-2E9C-101B-9397-08002B2CF9AE}" pid="1235" name="ZOTERO_BREF_afIcJ6BqdaWZ_9">
    <vt:lpwstr>{"date-parts":[["2022",10,28]]}}}],"schema":"https://github.com/citation-style-language/schema/raw/master/csl-citation.json"}</vt:lpwstr>
  </property>
  <property fmtid="{D5CDD505-2E9C-101B-9397-08002B2CF9AE}" pid="1236" name="ZOTERO_BREF_bnIhXDclPfbO_1">
    <vt:lpwstr>ZOTERO_ITEM CSL_CITATION {"citationID":"r7LUb7T6","properties":{"formattedCitation":"(Landauer &amp; Dumais, 1997)","plainCitation":"(Landauer &amp; Dumais, 1997)","noteIndex":0},"citationItems":[{"id":208,"uris":["http://zotero.org/users/6058248/items/K89JXE6T"]</vt:lpwstr>
  </property>
  <property fmtid="{D5CDD505-2E9C-101B-9397-08002B2CF9AE}" pid="1237" name="ZOTERO_BREF_bnIhXDclPfbO_2">
    <vt:lpwstr>,"itemData":{"id":208,"type":"article-journal","container-title":"Psychological review","issue":"2","language":"en","page":"211","source":"Zotero","title":"A Solution to Plato's Problem: The Latent Semantic Analysis Theory of Acquisition, Induction, and R</vt:lpwstr>
  </property>
  <property fmtid="{D5CDD505-2E9C-101B-9397-08002B2CF9AE}" pid="1238" name="ZOTERO_BREF_bnIhXDclPfbO_3">
    <vt:lpwstr>epresentation of Knowledge","volume":"104","author":[{"family":"Landauer","given":"Thomas K"},{"family":"Dumais","given":"Susan T"}],"issued":{"date-parts":[["1997"]]}}}],"schema":"https://github.com/citation-style-language/schema/raw/master/csl-citation.</vt:lpwstr>
  </property>
  <property fmtid="{D5CDD505-2E9C-101B-9397-08002B2CF9AE}" pid="1239" name="ZOTERO_BREF_bnIhXDclPfbO_4">
    <vt:lpwstr>json"}</vt:lpwstr>
  </property>
  <property fmtid="{D5CDD505-2E9C-101B-9397-08002B2CF9AE}" pid="1240" name="ZOTERO_BREF_cFjSOP8nvxND2_1">
    <vt:lpwstr>ZOTERO_ITEM CSL_CITATION {"citationID":"KvllkDlk","properties":{"formattedCitation":"(Binder et al., 2009; Binder &amp; Desai, 2011; Lambon-Ralph et al., 2017)","plainCitation":"(Binder et al., 2009; Binder &amp; Desai, 2011; Lambon-Ralph et al., 2017)","noteInde</vt:lpwstr>
  </property>
  <property fmtid="{D5CDD505-2E9C-101B-9397-08002B2CF9AE}" pid="1241" name="ZOTERO_BREF_cFjSOP8nvxND2_10">
    <vt:lpwstr>Jeffrey R."},{"family":"Desai","given":"Rutvik H."},{"family":"Graves","given":"William W."},{"family":"Conant","given":"Lisa L."}],"issued":{"date-parts":[["2009",12]]}}},{"id":1240,"uris":["http://zotero.org/users/6058248/items/8G2KJ7BN"],"itemData":{"i</vt:lpwstr>
  </property>
  <property fmtid="{D5CDD505-2E9C-101B-9397-08002B2CF9AE}" pid="1242" name="ZOTERO_BREF_cFjSOP8nvxND2_11">
    <vt:lpwstr>d":1240,"type":"article-journal","container-title":"Trends in Cognitive Sciences","DOI":"10.1016/j.tics.2011.10.001","ISSN":"13646613","issue":"11","journalAbbreviation":"Trends in Cognitive Sciences","language":"en","page":"527-536","source":"DOI.org (Cr</vt:lpwstr>
  </property>
  <property fmtid="{D5CDD505-2E9C-101B-9397-08002B2CF9AE}" pid="1243" name="ZOTERO_BREF_cFjSOP8nvxND2_12">
    <vt:lpwstr>ossref)","title":"The neurobiology of semantic memory","volume":"15","author":[{"family":"Binder","given":"Jeffrey R."},{"family":"Desai","given":"Rutvik H."}],"issued":{"date-parts":[["2011",11]]}}},{"id":3,"uris":["http://zotero.org/users/6058248/items/</vt:lpwstr>
  </property>
  <property fmtid="{D5CDD505-2E9C-101B-9397-08002B2CF9AE}" pid="1244" name="ZOTERO_BREF_cFjSOP8nvxND2_13">
    <vt:lpwstr>QPKBJ9MQ"],"itemData":{"id":3,"type":"article-journal","abstract":"Semantic cognition refers to our ability to use, manipulate and generalize knowledge that is acquired over the lifespan to support innumerable verbal and non-verbal behaviours. This Review</vt:lpwstr>
  </property>
  <property fmtid="{D5CDD505-2E9C-101B-9397-08002B2CF9AE}" pid="1245" name="ZOTERO_BREF_cFjSOP8nvxND2_14">
    <vt:lpwstr> summarizes key findings and issues arising from a decade of research into the neurocognitive and neurocomputational underpinnings of this ability, leading to a new framework that we term controlled semantic cognition (CSC). CSC offers solutions to long-s</vt:lpwstr>
  </property>
  <property fmtid="{D5CDD505-2E9C-101B-9397-08002B2CF9AE}" pid="1246" name="ZOTERO_BREF_cFjSOP8nvxND2_15">
    <vt:lpwstr>tanding queries in philosophy and cognitive science, and yields a convergent framework for understanding the neural and computational bases of healthy semantic cognition and its dysfunction in brain disorders.","container-title":"Nature Reviews Neuroscien</vt:lpwstr>
  </property>
  <property fmtid="{D5CDD505-2E9C-101B-9397-08002B2CF9AE}" pid="1247" name="ZOTERO_BREF_cFjSOP8nvxND2_16">
    <vt:lpwstr>ce","DOI":"10.1038/nrn.2016.150","ISSN":"1471-003X, 1471-0048","issue":"1","journalAbbreviation":"Nat Rev Neurosci","language":"en","page":"42-55","source":"DOI.org (Crossref)","title":"The neural and computational bases of semantic cognition","volume":"1</vt:lpwstr>
  </property>
  <property fmtid="{D5CDD505-2E9C-101B-9397-08002B2CF9AE}" pid="1248" name="ZOTERO_BREF_cFjSOP8nvxND2_17">
    <vt:lpwstr>8","author":[{"family":"Lambon-Ralph","given":"Matt"},{"family":"Jefferies","given":"Elizabeth"},{"family":"Patterson","given":"Karalyn"},{"family":"Rogers","given":"Timothy T."}],"issued":{"date-parts":[["2017",1]]}}}],"schema":"https://github.com/citati</vt:lpwstr>
  </property>
  <property fmtid="{D5CDD505-2E9C-101B-9397-08002B2CF9AE}" pid="1249" name="ZOTERO_BREF_cFjSOP8nvxND2_18">
    <vt:lpwstr>on-style-language/schema/raw/master/csl-citation.json"}</vt:lpwstr>
  </property>
  <property fmtid="{D5CDD505-2E9C-101B-9397-08002B2CF9AE}" pid="1250" name="ZOTERO_BREF_cFjSOP8nvxND2_2">
    <vt:lpwstr>x":0},"citationItems":[{"id":1242,"uris":["http://zotero.org/users/6058248/items/3XTD8R4R"],"itemData":{"id":1242,"type":"article-journal","abstract":"Semantic memory refers to knowledge about people, objects, actions, relations, self, and culture acquire</vt:lpwstr>
  </property>
  <property fmtid="{D5CDD505-2E9C-101B-9397-08002B2CF9AE}" pid="1251" name="ZOTERO_BREF_cFjSOP8nvxND2_3">
    <vt:lpwstr>d through experience. The neural systems that store and retrieve this information have been studied for many years, but a consensus regarding their identity has not been reached. Using strict inclusion criteria, we analyzed 120 functional neuroimaging stu</vt:lpwstr>
  </property>
  <property fmtid="{D5CDD505-2E9C-101B-9397-08002B2CF9AE}" pid="1252" name="ZOTERO_BREF_cFjSOP8nvxND2_4">
    <vt:lpwstr>dies focusing on semantic processing. Reliable areas of activation in these studies were identiﬁed using the activation likelihood estimate (ALE) technique. These activations formed a distinct, left-lateralized network comprised of 7 regions: posterior in</vt:lpwstr>
  </property>
  <property fmtid="{D5CDD505-2E9C-101B-9397-08002B2CF9AE}" pid="1253" name="ZOTERO_BREF_cFjSOP8nvxND2_5">
    <vt:lpwstr>ferior parietal lobe, middle temporal gyrus, fusiform and parahippocampal gyri, dorsomedial prefrontal cortex, inferior frontal gyrus, ventromedial prefrontal cortex, and posterior cingulate gyrus. Secondary analyses showed speciﬁc subregions of this netw</vt:lpwstr>
  </property>
  <property fmtid="{D5CDD505-2E9C-101B-9397-08002B2CF9AE}" pid="1254" name="ZOTERO_BREF_cFjSOP8nvxND2_6">
    <vt:lpwstr>ork associated with knowledge of actions, manipulable artifacts, abstract concepts, and concrete concepts. The cortical regions involved in semantic processing can be grouped into 3 broad categories: posterior multimodal and heteromodal association cortex</vt:lpwstr>
  </property>
  <property fmtid="{D5CDD505-2E9C-101B-9397-08002B2CF9AE}" pid="1255" name="ZOTERO_BREF_cFjSOP8nvxND2_7">
    <vt:lpwstr>, heteromodal prefrontal cortex, and medial limbic regions. The expansion of these regions in the human relative to the nonhuman primate brain may explain uniquely human capacities to use language productively, plan, solve problems, and create cultural an</vt:lpwstr>
  </property>
  <property fmtid="{D5CDD505-2E9C-101B-9397-08002B2CF9AE}" pid="1256" name="ZOTERO_BREF_cFjSOP8nvxND2_8">
    <vt:lpwstr>d technological artifacts, all of which depend on the ﬂuid and efﬁcient retrieval and manipulation of semantic knowledge.","container-title":"Cerebral Cortex","DOI":"10.1093/cercor/bhp055","ISSN":"1460-2199, 1047-3211","issue":"12","language":"en","page":</vt:lpwstr>
  </property>
  <property fmtid="{D5CDD505-2E9C-101B-9397-08002B2CF9AE}" pid="1257" name="ZOTERO_BREF_cFjSOP8nvxND2_9">
    <vt:lpwstr>"2767-2796","source":"DOI.org (Crossref)","title":"Where Is the Semantic System? A Critical Review and Meta-Analysis of 120 Functional Neuroimaging Studies","title-short":"Where Is the Semantic System?","volume":"19","author":[{"family":"Binder","given":"</vt:lpwstr>
  </property>
  <property fmtid="{D5CDD505-2E9C-101B-9397-08002B2CF9AE}" pid="1258" name="ZOTERO_BREF_cFjSOP8nvxND_1">
    <vt:lpwstr>ZOTERO_ITEM CSL_CITATION {"citationID":"M6r4rufg","properties":{"formattedCitation":"(Binder et al., 2009; Binder &amp; Desai, 2011; Lambon-Ralph et al., 2017)","plainCitation":"(Binder et al., 2009; Binder &amp; Desai, 2011; Lambon-Ralph et al., 2017)","noteInde</vt:lpwstr>
  </property>
  <property fmtid="{D5CDD505-2E9C-101B-9397-08002B2CF9AE}" pid="1259" name="ZOTERO_BREF_cFjSOP8nvxND_10">
    <vt:lpwstr>ffrey R."},{"family":"Desai","given":"Rutvik H."},{"family":"Graves","given":"William W."},{"family":"Conant","given":"Lisa L."}],"issued":{"date-parts":[["2009",12]]}}},{"id":469,"uris":["http://zotero.org/users/6058248/items/8G2KJ7BN"],"itemData":{"id":</vt:lpwstr>
  </property>
  <property fmtid="{D5CDD505-2E9C-101B-9397-08002B2CF9AE}" pid="1260" name="ZOTERO_BREF_cFjSOP8nvxND_11">
    <vt:lpwstr>469,"type":"article-journal","container-title":"Trends in Cognitive Sciences","DOI":"10.1016/j.tics.2011.10.001","ISSN":"13646613","issue":"11","journalAbbreviation":"Trends in Cognitive Sciences","language":"en","page":"527-536","source":"DOI.org (Crossr</vt:lpwstr>
  </property>
  <property fmtid="{D5CDD505-2E9C-101B-9397-08002B2CF9AE}" pid="1261" name="ZOTERO_BREF_cFjSOP8nvxND_12">
    <vt:lpwstr>ef)","title":"The neurobiology of semantic memory","volume":"15","author":[{"family":"Binder","given":"Jeffrey R."},{"family":"Desai","given":"Rutvik H."}],"issued":{"date-parts":[["2011",11]]}}},{"id":2062,"uris":["http://zotero.org/users/6058248/items/Q</vt:lpwstr>
  </property>
  <property fmtid="{D5CDD505-2E9C-101B-9397-08002B2CF9AE}" pid="1262" name="ZOTERO_BREF_cFjSOP8nvxND_13">
    <vt:lpwstr>PKBJ9MQ"],"itemData":{"id":2062,"type":"article-journal","abstract":"Semantic cognition refers to our ability to use, manipulate and generalize knowledge that is acquired over the lifespan to support innumerable verbal and non-verbal behaviours. This Revi</vt:lpwstr>
  </property>
  <property fmtid="{D5CDD505-2E9C-101B-9397-08002B2CF9AE}" pid="1263" name="ZOTERO_BREF_cFjSOP8nvxND_14">
    <vt:lpwstr>ew summarizes key findings and issues arising from a decade of research into the neurocognitive and neurocomputational underpinnings of this ability, leading to a new framework that we term controlled semantic cognition (CSC). CSC offers solutions to long</vt:lpwstr>
  </property>
  <property fmtid="{D5CDD505-2E9C-101B-9397-08002B2CF9AE}" pid="1264" name="ZOTERO_BREF_cFjSOP8nvxND_15">
    <vt:lpwstr>-standing queries in philosophy and cognitive science, and yields a convergent framework for understanding the neural and computational bases of healthy semantic cognition and its dysfunction in brain disorders.","container-title":"Nature Reviews Neurosci</vt:lpwstr>
  </property>
  <property fmtid="{D5CDD505-2E9C-101B-9397-08002B2CF9AE}" pid="1265" name="ZOTERO_BREF_cFjSOP8nvxND_16">
    <vt:lpwstr>ence","DOI":"10.1038/nrn.2016.150","ISSN":"1471-003X, 1471-0048","issue":"1","journalAbbreviation":"Nat Rev Neurosci","language":"en","page":"42-55","source":"DOI.org (Crossref)","title":"The neural and computational bases of semantic cognition","volume":</vt:lpwstr>
  </property>
  <property fmtid="{D5CDD505-2E9C-101B-9397-08002B2CF9AE}" pid="1266" name="ZOTERO_BREF_cFjSOP8nvxND_17">
    <vt:lpwstr>"18","author":[{"family":"Lambon-Ralph","given":"Matt"},{"family":"Jefferies","given":"Elizabeth"},{"family":"Patterson","given":"Karalyn"},{"family":"Rogers","given":"Timothy T."}],"issued":{"date-parts":[["2017",1]]}}}],"schema":"https://github.com/cita</vt:lpwstr>
  </property>
  <property fmtid="{D5CDD505-2E9C-101B-9397-08002B2CF9AE}" pid="1267" name="ZOTERO_BREF_cFjSOP8nvxND_18">
    <vt:lpwstr>tion-style-language/schema/raw/master/csl-citation.json"}</vt:lpwstr>
  </property>
  <property fmtid="{D5CDD505-2E9C-101B-9397-08002B2CF9AE}" pid="1268" name="ZOTERO_BREF_cFjSOP8nvxND_2">
    <vt:lpwstr>x":0},"citationItems":[{"id":471,"uris":["http://zotero.org/users/6058248/items/3XTD8R4R"],"itemData":{"id":471,"type":"article-journal","abstract":"Semantic memory refers to knowledge about people, objects, actions, relations, self, and culture acquired </vt:lpwstr>
  </property>
  <property fmtid="{D5CDD505-2E9C-101B-9397-08002B2CF9AE}" pid="1269" name="ZOTERO_BREF_cFjSOP8nvxND_3">
    <vt:lpwstr>through experience. The neural systems that store and retrieve this information have been studied for many years, but a consensus regarding their identity has not been reached. Using strict inclusion criteria, we analyzed 120 functional neuroimaging studi</vt:lpwstr>
  </property>
  <property fmtid="{D5CDD505-2E9C-101B-9397-08002B2CF9AE}" pid="1270" name="ZOTERO_BREF_cFjSOP8nvxND_4">
    <vt:lpwstr>es focusing on semantic processing. Reliable areas of activation in these studies were identiﬁed using the activation likelihood estimate (ALE) technique. These activations formed a distinct, left-lateralized network comprised of 7 regions: posterior infe</vt:lpwstr>
  </property>
  <property fmtid="{D5CDD505-2E9C-101B-9397-08002B2CF9AE}" pid="1271" name="ZOTERO_BREF_cFjSOP8nvxND_5">
    <vt:lpwstr>rior parietal lobe, middle temporal gyrus, fusiform and parahippocampal gyri, dorsomedial prefrontal cortex, inferior frontal gyrus, ventromedial prefrontal cortex, and posterior cingulate gyrus. Secondary analyses showed speciﬁc subregions of this networ</vt:lpwstr>
  </property>
  <property fmtid="{D5CDD505-2E9C-101B-9397-08002B2CF9AE}" pid="1272" name="ZOTERO_BREF_cFjSOP8nvxND_6">
    <vt:lpwstr>k associated with knowledge of actions, manipulable artifacts, abstract concepts, and concrete concepts. The cortical regions involved in semantic processing can be grouped into 3 broad categories: posterior multimodal and heteromodal association cortex, </vt:lpwstr>
  </property>
  <property fmtid="{D5CDD505-2E9C-101B-9397-08002B2CF9AE}" pid="1273" name="ZOTERO_BREF_cFjSOP8nvxND_7">
    <vt:lpwstr>heteromodal prefrontal cortex, and medial limbic regions. The expansion of these regions in the human relative to the nonhuman primate brain may explain uniquely human capacities to use language productively, plan, solve problems, and create cultural and </vt:lpwstr>
  </property>
  <property fmtid="{D5CDD505-2E9C-101B-9397-08002B2CF9AE}" pid="1274" name="ZOTERO_BREF_cFjSOP8nvxND_8">
    <vt:lpwstr>technological artifacts, all of which depend on the ﬂuid and efﬁcient retrieval and manipulation of semantic knowledge.","container-title":"Cerebral Cortex","DOI":"10.1093/cercor/bhp055","ISSN":"1460-2199, 1047-3211","issue":"12","language":"en","page":"2</vt:lpwstr>
  </property>
  <property fmtid="{D5CDD505-2E9C-101B-9397-08002B2CF9AE}" pid="1275" name="ZOTERO_BREF_cFjSOP8nvxND_9">
    <vt:lpwstr>767-2796","source":"DOI.org (Crossref)","title":"Where Is the Semantic System? A Critical Review and Meta-Analysis of 120 Functional Neuroimaging Studies","title-short":"Where Is the Semantic System?","volume":"19","author":[{"family":"Binder","given":"Je</vt:lpwstr>
  </property>
  <property fmtid="{D5CDD505-2E9C-101B-9397-08002B2CF9AE}" pid="1276" name="ZOTERO_BREF_cngdntn8pufm_1">
    <vt:lpwstr>ZOTERO_ITEM CSL_CITATION {"citationID":"3OUtMrMQ","properties":{"formattedCitation":"(Craik &amp; Birtwistle, 1971; Wickens, 1970)","plainCitation":"(Craik &amp; Birtwistle, 1971; Wickens, 1970)","noteIndex":0},"citationItems":[{"id":9,"uris":["http://zotero.org/</vt:lpwstr>
  </property>
  <property fmtid="{D5CDD505-2E9C-101B-9397-08002B2CF9AE}" pid="1277" name="ZOTERO_BREF_cngdntn8pufm_2">
    <vt:lpwstr>users/6058248/items/7TCBKLTM"],"itemData":{"id":9,"type":"article-journal","container-title":"Journal of Experimental Psychology","issue":"1","language":"en","page":"120","source":"Zotero","title":"Proactive inhibition in free recall","volume":"91","autho</vt:lpwstr>
  </property>
  <property fmtid="{D5CDD505-2E9C-101B-9397-08002B2CF9AE}" pid="1278" name="ZOTERO_BREF_cngdntn8pufm_3">
    <vt:lpwstr>r":[{"family":"Craik","given":"F. I."},{"family":"Birtwistle","given":"J."}],"issued":{"date-parts":[["1971"]]}}},{"id":11,"uris":["http://zotero.org/users/6058248/items/K29KURAM"],"itemData":{"id":11,"type":"article-journal","container-title":"Psychologi</vt:lpwstr>
  </property>
  <property fmtid="{D5CDD505-2E9C-101B-9397-08002B2CF9AE}" pid="1279" name="ZOTERO_BREF_cngdntn8pufm_4">
    <vt:lpwstr>cal Review","DOI":"10.1037/h0028569","ISSN":"1939-1471, 0033-295X","issue":"1","journalAbbreviation":"Psychological Review","language":"en","page":"1-15","source":"DOI.org (Crossref)","title":"Encoding categories of words: An empirical approach to meaning</vt:lpwstr>
  </property>
  <property fmtid="{D5CDD505-2E9C-101B-9397-08002B2CF9AE}" pid="1280" name="ZOTERO_BREF_cngdntn8pufm_5">
    <vt:lpwstr>.","title-short":"Encoding categories of words","volume":"77","author":[{"family":"Wickens","given":"Delos D."}],"issued":{"date-parts":[["1970",1]]}}}],"schema":"https://github.com/citation-style-language/schema/raw/master/csl-citation.json"}</vt:lpwstr>
  </property>
  <property fmtid="{D5CDD505-2E9C-101B-9397-08002B2CF9AE}" pid="1281" name="ZOTERO_BREF_dducUkg6h6vD_1">
    <vt:lpwstr>ZOTERO_ITEM CSL_CITATION {"citationID":"sNhKsBoJ","properties":{"formattedCitation":"(Rombouts et al., 2015)","plainCitation":"(Rombouts et al., 2015)","noteIndex":0},"citationItems":[{"id":2189,"uris":["http://zotero.org/users/6058248/items/WD4BNECQ"],"i</vt:lpwstr>
  </property>
  <property fmtid="{D5CDD505-2E9C-101B-9397-08002B2CF9AE}" pid="1282" name="ZOTERO_BREF_dducUkg6h6vD_2">
    <vt:lpwstr>temData":{"id":2189,"type":"article-journal","container-title":"PLOS Computational Biology","DOI":"10.1371/journal.pcbi.1004060","ISSN":"1553-7358","issue":"3","journalAbbreviation":"PLoS Comput Biol","language":"en","page":"e1004060","source":"DOI.org (C</vt:lpwstr>
  </property>
  <property fmtid="{D5CDD505-2E9C-101B-9397-08002B2CF9AE}" pid="1283" name="ZOTERO_BREF_dducUkg6h6vD_3">
    <vt:lpwstr>rossref)","title":"How Attention Can Create Synaptic Tags for the Learning of Working Memories in Sequential Tasks","volume":"11","author":[{"family":"Rombouts","given":"Jaldert O."},{"family":"Bohte","given":"Sander M."},{"family":"Roelfsema","given":"Pi</vt:lpwstr>
  </property>
  <property fmtid="{D5CDD505-2E9C-101B-9397-08002B2CF9AE}" pid="1284" name="ZOTERO_BREF_dducUkg6h6vD_4">
    <vt:lpwstr>eter R."}],"editor":[{"family":"Gutkin","given":"Boris S."}],"issued":{"date-parts":[["2015",3,5]]}}}],"schema":"https://github.com/citation-style-language/schema/raw/master/csl-citation.json"}</vt:lpwstr>
  </property>
  <property fmtid="{D5CDD505-2E9C-101B-9397-08002B2CF9AE}" pid="1285" name="ZOTERO_BREF_deQ4GefQU2jt_1">
    <vt:lpwstr>ZOTERO_BIBL {"uncited":[],"omitted":[],"custom":[]} CSL_BIBLIOGRAPHY</vt:lpwstr>
  </property>
  <property fmtid="{D5CDD505-2E9C-101B-9397-08002B2CF9AE}" pid="1286" name="ZOTERO_BREF_dwNQVHdkx56e_1">
    <vt:lpwstr>ZOTERO_ITEM CSL_CITATION {"citationID":"Cqh5wDve","properties":{"formattedCitation":"(Lambon-Ralph et al., 2017; Patterson et al., 1994)","plainCitation":"(Lambon-Ralph et al., 2017; Patterson et al., 1994)","noteIndex":0},"citationItems":[{"id":2147,"uri</vt:lpwstr>
  </property>
  <property fmtid="{D5CDD505-2E9C-101B-9397-08002B2CF9AE}" pid="1287" name="ZOTERO_BREF_dwNQVHdkx56e_2">
    <vt:lpwstr>s":["http://zotero.org/users/6058248/items/QPKBJ9MQ"],"itemData":{"id":2147,"type":"article-journal","abstract":"Semantic cognition refers to our ability to use, manipulate and generalize knowledge that is acquired over the lifespan to support innumerable</vt:lpwstr>
  </property>
  <property fmtid="{D5CDD505-2E9C-101B-9397-08002B2CF9AE}" pid="1288" name="ZOTERO_BREF_dwNQVHdkx56e_3">
    <vt:lpwstr> verbal and non-verbal behaviours. This Review summarizes key findings and issues arising from a decade of research into the neurocognitive and neurocomputational underpinnings of this ability, leading to a new framework that we term controlled semantic c</vt:lpwstr>
  </property>
  <property fmtid="{D5CDD505-2E9C-101B-9397-08002B2CF9AE}" pid="1289" name="ZOTERO_BREF_dwNQVHdkx56e_4">
    <vt:lpwstr>ognition (CSC). CSC offers solutions to long-standing queries in philosophy and cognitive science, and yields a convergent framework for understanding the neural and computational bases of healthy semantic cognition and its dysfunction in brain disorders.</vt:lpwstr>
  </property>
  <property fmtid="{D5CDD505-2E9C-101B-9397-08002B2CF9AE}" pid="1290" name="ZOTERO_BREF_dwNQVHdkx56e_5">
    <vt:lpwstr>","container-title":"Nature Reviews Neuroscience","DOI":"10.1038/nrn.2016.150","ISSN":"1471-003X, 1471-0048","issue":"1","journalAbbreviation":"Nat Rev Neurosci","language":"en","page":"42-55","source":"DOI.org (Crossref)","title":"The neural and computat</vt:lpwstr>
  </property>
  <property fmtid="{D5CDD505-2E9C-101B-9397-08002B2CF9AE}" pid="1291" name="ZOTERO_BREF_dwNQVHdkx56e_6">
    <vt:lpwstr>ional bases of semantic cognition","volume":"18","author":[{"family":"Lambon-Ralph","given":"Matt"},{"family":"Jefferies","given":"Elizabeth"},{"family":"Patterson","given":"Karalyn"},{"family":"Rogers","given":"Timothy T."}],"issued":{"date-parts":[["201</vt:lpwstr>
  </property>
  <property fmtid="{D5CDD505-2E9C-101B-9397-08002B2CF9AE}" pid="1292" name="ZOTERO_BREF_dwNQVHdkx56e_7">
    <vt:lpwstr>7",1]]}}},{"id":1350,"uris":["http://zotero.org/users/6058248/items/JQ7Y9GH5"],"itemData":{"id":1350,"type":"article-journal","container-title":"Journal of Cognitive Neuroscience","DOI":"10.1162/jocn.1994.6.1.57","ISSN":"0898-929X, 1530-8898","issue":"1",</vt:lpwstr>
  </property>
  <property fmtid="{D5CDD505-2E9C-101B-9397-08002B2CF9AE}" pid="1293" name="ZOTERO_BREF_dwNQVHdkx56e_8">
    <vt:lpwstr>"journalAbbreviation":"Journal of Cognitive Neuroscience","language":"en","page":"57-69","source":"DOI.org (Crossref)","title":"The Impact of Semantic Memory Loss on Phonological Representations","volume":"6","author":[{"family":"Patterson","given":"Karal</vt:lpwstr>
  </property>
  <property fmtid="{D5CDD505-2E9C-101B-9397-08002B2CF9AE}" pid="1294" name="ZOTERO_BREF_dwNQVHdkx56e_9">
    <vt:lpwstr>yn"},{"family":"Graham","given":"Naida"},{"family":"Hodges","given":"John R."}],"issued":{"date-parts":[["1994",1]]}}}],"schema":"https://github.com/citation-style-language/schema/raw/master/csl-citation.json"}</vt:lpwstr>
  </property>
  <property fmtid="{D5CDD505-2E9C-101B-9397-08002B2CF9AE}" pid="1295" name="ZOTERO_BREF_eFSk17PSha80_1">
    <vt:lpwstr>ZOTERO_ITEM CSL_CITATION {"citationID":"4stAO39z","properties":{"formattedCitation":"(Page &amp; Norris, 1998)","plainCitation":"(Page &amp; Norris, 1998)","dontUpdate":true,"noteIndex":0},"citationItems":[{"id":299,"uris":["http://zotero.org/users/6058248/items/</vt:lpwstr>
  </property>
  <property fmtid="{D5CDD505-2E9C-101B-9397-08002B2CF9AE}" pid="1296" name="ZOTERO_BREF_eFSk17PSha80_2">
    <vt:lpwstr>PN3X2BVY"],"itemData":{"id":299,"type":"article-journal","container-title":"Psychological Review","issue":"4","page":"761","title":"The primacy model: a new model of immediate serial recall.","volume":"105","author":[{"family":"Page","given":"M. P. A."},{</vt:lpwstr>
  </property>
  <property fmtid="{D5CDD505-2E9C-101B-9397-08002B2CF9AE}" pid="1297" name="ZOTERO_BREF_eFSk17PSha80_3">
    <vt:lpwstr>"family":"Norris","given":"Dennis"}],"issued":{"date-parts":[["1998"]]}}}],"schema":"https://github.com/citation-style-language/schema/raw/master/csl-citation.json"}</vt:lpwstr>
  </property>
  <property fmtid="{D5CDD505-2E9C-101B-9397-08002B2CF9AE}" pid="1298" name="ZOTERO_BREF_eXjzHLyYNaDa_1">
    <vt:lpwstr>ZOTERO_ITEM CSL_CITATION {"citationID":"wfDZHwWA","properties":{"formattedCitation":"(Saint-Aubin et al., 2005; Tse, 2010; Tse et al., 2011)","plainCitation":"(Saint-Aubin et al., 2005; Tse, 2010; Tse et al., 2011)","dontUpdate":true,"noteIndex":0},"citat</vt:lpwstr>
  </property>
  <property fmtid="{D5CDD505-2E9C-101B-9397-08002B2CF9AE}" pid="1299" name="ZOTERO_BREF_eXjzHLyYNaDa_2">
    <vt:lpwstr>ionItems":[{"id":19,"uris":["http://zotero.org/users/6058248/items/VLZ55ZK8"],"itemData":{"id":19,"type":"article-journal","container-title":"Psychonomic Bulletin &amp; Review","language":"en","page":"171-177","source":"Zotero","title":"Semantic similarity an</vt:lpwstr>
  </property>
  <property fmtid="{D5CDD505-2E9C-101B-9397-08002B2CF9AE}" pid="1300" name="ZOTERO_BREF_eXjzHLyYNaDa_3">
    <vt:lpwstr>d immediate serial recall: Is there an effect on all trials","volume":"12","author":[{"family":"Saint-Aubin","given":"Jean"},{"family":"Ouellette","given":"Denis"},{"family":"Poirier","given":"Marie"}],"issued":{"date-parts":[["2005"]]}}},{"id":1626,"uris</vt:lpwstr>
  </property>
  <property fmtid="{D5CDD505-2E9C-101B-9397-08002B2CF9AE}" pid="1301" name="ZOTERO_BREF_eXjzHLyYNaDa_4">
    <vt:lpwstr>":["http://zotero.org/users/6058248/items/PXGGMA4A"],"itemData":{"id":1626,"type":"article-journal","container-title":"Memory","DOI":"10.1080/09658211.2010.499875","ISSN":"0965-8211, 1464-0686","issue":"6","journalAbbreviation":"Memory","language":"en","p</vt:lpwstr>
  </property>
  <property fmtid="{D5CDD505-2E9C-101B-9397-08002B2CF9AE}" pid="1302" name="ZOTERO_BREF_eXjzHLyYNaDa_5">
    <vt:lpwstr>age":"638-656","source":"DOI.org (Crossref)","title":"A negative semantic similarity effect on short-term order memory: Evidence from recency judgements","title-short":"A negative semantic similarity effect on short-term order memory","volume":"18","autho</vt:lpwstr>
  </property>
  <property fmtid="{D5CDD505-2E9C-101B-9397-08002B2CF9AE}" pid="1303" name="ZOTERO_BREF_eXjzHLyYNaDa_6">
    <vt:lpwstr>r":[{"family":"Tse","given":"Chi-Shing"}],"issued":{"date-parts":[["2010",8]]}}},{"id":1628,"uris":["http://zotero.org/users/6058248/items/QTTLA5AP"],"itemData":{"id":1628,"type":"article-journal","container-title":"Quarterly Journal of Experimental Psych</vt:lpwstr>
  </property>
  <property fmtid="{D5CDD505-2E9C-101B-9397-08002B2CF9AE}" pid="1304" name="ZOTERO_BREF_eXjzHLyYNaDa_7">
    <vt:lpwstr>ology","DOI":"10.1080/17470218.2011.604787","ISSN":"1747-0218, 1747-0226","issue":"12","journalAbbreviation":"Quarterly Journal of Experimental Psychology","language":"en","page":"2425-2437","source":"DOI.org (Crossref)","title":"The effect of semantic re</vt:lpwstr>
  </property>
  <property fmtid="{D5CDD505-2E9C-101B-9397-08002B2CF9AE}" pid="1305" name="ZOTERO_BREF_eXjzHLyYNaDa_8">
    <vt:lpwstr>latedness on immediate serial recall and serial recognition","volume":"64","author":[{"family":"Tse","given":"Chi-Shing"},{"family":"Li","given":"Yongna"},{"family":"Altarriba","given":"Jeanette"}],"issued":{"date-parts":[["2011",12]]}}}],"schema":"https:</vt:lpwstr>
  </property>
  <property fmtid="{D5CDD505-2E9C-101B-9397-08002B2CF9AE}" pid="1306" name="ZOTERO_BREF_eXjzHLyYNaDa_9">
    <vt:lpwstr>//github.com/citation-style-language/schema/raw/master/csl-citation.json"}</vt:lpwstr>
  </property>
  <property fmtid="{D5CDD505-2E9C-101B-9397-08002B2CF9AE}" pid="1307" name="ZOTERO_BREF_epflhuX02i4K_1">
    <vt:lpwstr>ZOTERO_ITEM CSL_CITATION {"citationID":"gAtbl2vz","properties":{"formattedCitation":"(Souza &amp; Oberauer, 2018)","plainCitation":"(Souza &amp; Oberauer, 2018)","noteIndex":0},"citationItems":[{"id":1830,"uris":["http://zotero.org/users/6058248/items/D9J8TTMI"],</vt:lpwstr>
  </property>
  <property fmtid="{D5CDD505-2E9C-101B-9397-08002B2CF9AE}" pid="1308" name="ZOTERO_BREF_epflhuX02i4K_2">
    <vt:lpwstr>"itemData":{"id":1830,"type":"article-journal","abstract":"Articulatory rehearsal is assumed to benefit verbal working memory. Yet, there is no experimental evidence supporting a causal link between rehearsal and serial-order memory, which is one of the h</vt:lpwstr>
  </property>
  <property fmtid="{D5CDD505-2E9C-101B-9397-08002B2CF9AE}" pid="1309" name="ZOTERO_BREF_epflhuX02i4K_3">
    <vt:lpwstr>allmarks of working memory functioning. Across four experiments, we tested the hypothesis that rehearsal improves working memory by asking participants to rehearse overtly and by instructing different rehearsal schedules. In Experiments 1a, 1b, and 2, we </vt:lpwstr>
  </property>
  <property fmtid="{D5CDD505-2E9C-101B-9397-08002B2CF9AE}" pid="1310" name="ZOTERO_BREF_epflhuX02i4K_4">
    <vt:lpwstr>compared an instructed cumulative-rehearsal condition against a free-rehearsal condition. The instruction increased the prevalence of cumulative rehearsal, but recall performance remained unchanged or decreased compared to the free-rehearsal baseline. Exp</vt:lpwstr>
  </property>
  <property fmtid="{D5CDD505-2E9C-101B-9397-08002B2CF9AE}" pid="1311" name="ZOTERO_BREF_epflhuX02i4K_5">
    <vt:lpwstr>eriment 2 also tested the impact of a fixed rehearsal instruction; this condition yielded substantial performance costs compared to the baseline. Experiment 3 tested whether rehearsals (according to an experimenter-controlled protocol) are beneficial comp</vt:lpwstr>
  </property>
  <property fmtid="{D5CDD505-2E9C-101B-9397-08002B2CF9AE}" pid="1312" name="ZOTERO_BREF_epflhuX02i4K_6">
    <vt:lpwstr>ared to a matched articulatory suppression condition that blocked rehearsals of the memoranda. Again, rehearsing the memoranda yielded no benefit compared to articulatory suppression. In sum, our results are incompatible with the notion that rehearsal is </vt:lpwstr>
  </property>
  <property fmtid="{D5CDD505-2E9C-101B-9397-08002B2CF9AE}" pid="1313" name="ZOTERO_BREF_epflhuX02i4K_7">
    <vt:lpwstr>beneficial to working memory.","container-title":"Cognitive psychology,","language":"en","page":"55","source":"Zotero","title":"Does Articulatory Rehearsal Help Immediate Serial Recall?","author":[{"family":"Souza","given":"Alessandra S"},{"family":"Obera</vt:lpwstr>
  </property>
  <property fmtid="{D5CDD505-2E9C-101B-9397-08002B2CF9AE}" pid="1314" name="ZOTERO_BREF_epflhuX02i4K_8">
    <vt:lpwstr>uer","given":"Klaus"}],"issued":{"date-parts":[["2018"]]}}}],"schema":"https://github.com/citation-style-language/schema/raw/master/csl-citation.json"}</vt:lpwstr>
  </property>
  <property fmtid="{D5CDD505-2E9C-101B-9397-08002B2CF9AE}" pid="1315" name="ZOTERO_BREF_f1qh9nfxOXFx_1">
    <vt:lpwstr>ZOTERO_ITEM CSL_CITATION {"citationID":"OtSuGRF6","properties":{"formattedCitation":"(Saint-Aubin &amp; Poirier, 1999a)","plainCitation":"(Saint-Aubin &amp; Poirier, 1999a)","noteIndex":0},"citationItems":[{"id":329,"uris":["http://zotero.org/users/6058248/items/</vt:lpwstr>
  </property>
  <property fmtid="{D5CDD505-2E9C-101B-9397-08002B2CF9AE}" pid="1316" name="ZOTERO_BREF_f1qh9nfxOXFx_2">
    <vt:lpwstr>2ERJMKL3"],"itemData":{"id":329,"type":"article-journal","container-title":"The Quarterly Journal of Experimental Psychology Section A","DOI":"10.1080/713755814","ISSN":"0272-4987, 1464-0740","issue":"2","journalAbbreviation":"The Quarterly Journal of Exp</vt:lpwstr>
  </property>
  <property fmtid="{D5CDD505-2E9C-101B-9397-08002B2CF9AE}" pid="1317" name="ZOTERO_BREF_f1qh9nfxOXFx_3">
    <vt:lpwstr>erimental Psychology Section A","language":"en","page":"367-394","source":"DOI.org (Crossref)","title":"Semantic Similarity and Immediate Serial Recall: Is There a Detrimental Effect on Order Information?","title-short":"Semantic Similarity and Immediate </vt:lpwstr>
  </property>
  <property fmtid="{D5CDD505-2E9C-101B-9397-08002B2CF9AE}" pid="1318" name="ZOTERO_BREF_f1qh9nfxOXFx_4">
    <vt:lpwstr>Serial Recall","volume":"52","author":[{"family":"Saint-Aubin","given":"Jean"},{"family":"Poirier","given":"Marie"}],"issued":{"date-parts":[["1999",4]]}}}],"schema":"https://github.com/citation-style-language/schema/raw/master/csl-citation.json"}</vt:lpwstr>
  </property>
  <property fmtid="{D5CDD505-2E9C-101B-9397-08002B2CF9AE}" pid="1319" name="ZOTERO_BREF_f5w6B5KszCuM_1">
    <vt:lpwstr>ZOTERO_ITEM CSL_CITATION {"citationID":"tWsh9EwC","properties":{"formattedCitation":"(Farrell &amp; Lewandowsky, 2012)","plainCitation":"(Farrell &amp; Lewandowsky, 2012)","noteIndex":0},"citationItems":[{"id":1216,"uris":["http://zotero.org/users/6058248/items/8</vt:lpwstr>
  </property>
  <property fmtid="{D5CDD505-2E9C-101B-9397-08002B2CF9AE}" pid="1320" name="ZOTERO_BREF_f5w6B5KszCuM_2">
    <vt:lpwstr>PH423FP"],"itemData":{"id":1216,"type":"article-journal","abstract":"Serial recall is often assumed to involve response suppression: the removal or inhibition of items already recalled so that they are not recalled again. Evidence for response suppression</vt:lpwstr>
  </property>
  <property fmtid="{D5CDD505-2E9C-101B-9397-08002B2CF9AE}" pid="1321" name="ZOTERO_BREF_f5w6B5KszCuM_3">
    <vt:lpwstr> includes repetition inhibition and the separation of erroneous repetitions. Some theorists have suggested that response suppression, by eliminating competing responses, also contributes to recency in forward serial recall. We present experiments in which</vt:lpwstr>
  </property>
  <property fmtid="{D5CDD505-2E9C-101B-9397-08002B2CF9AE}" pid="1322" name="ZOTERO_BREF_f5w6B5KszCuM_4">
    <vt:lpwstr> performance on the final item was examined as a function of whether or not the preceding retrievals entailed suppression of potential response competitors. In line with the predictions of response suppression, recency was found to be reduced when the ear</vt:lpwstr>
  </property>
  <property fmtid="{D5CDD505-2E9C-101B-9397-08002B2CF9AE}" pid="1323" name="ZOTERO_BREF_f5w6B5KszCuM_5">
    <vt:lpwstr>lier recall errors consisted of intrusion errors (which leave list items unsuppressed) rather than transposition errors (which involve suppression).","container-title":"Memory &amp; Cognition","DOI":"10.3758/s13421-012-0212-6","ISSN":"0090-502X, 1532-5946","i</vt:lpwstr>
  </property>
  <property fmtid="{D5CDD505-2E9C-101B-9397-08002B2CF9AE}" pid="1324" name="ZOTERO_BREF_f5w6B5KszCuM_6">
    <vt:lpwstr>ssue":"7","journalAbbreviation":"Mem Cogn","language":"en","page":"1070-1080","source":"DOI.org (Crossref)","title":"Response suppression contributes to recency in serial recall","volume":"40","author":[{"family":"Farrell","given":"Simon"},{"family":"Lewa</vt:lpwstr>
  </property>
  <property fmtid="{D5CDD505-2E9C-101B-9397-08002B2CF9AE}" pid="1325" name="ZOTERO_BREF_f5w6B5KszCuM_7">
    <vt:lpwstr>ndowsky","given":"Stephan"}],"issued":{"date-parts":[["2012",10]]}}}],"schema":"https://github.com/citation-style-language/schema/raw/master/csl-citation.json"}</vt:lpwstr>
  </property>
  <property fmtid="{D5CDD505-2E9C-101B-9397-08002B2CF9AE}" pid="1326" name="ZOTERO_BREF_f6LpWlm0Ra6J_1">
    <vt:lpwstr>ZOTERO_ITEM CSL_CITATION {"citationID":"rt3tKxBr","properties":{"formattedCitation":"(Miller &amp; Roodenrys, 2012)","plainCitation":"(Miller &amp; Roodenrys, 2012)","dontUpdate":true,"noteIndex":0},"citationItems":[{"id":1759,"uris":["http://zotero.org/users/605</vt:lpwstr>
  </property>
  <property fmtid="{D5CDD505-2E9C-101B-9397-08002B2CF9AE}" pid="1327" name="ZOTERO_BREF_f6LpWlm0Ra6J_2">
    <vt:lpwstr>8248/items/6S3SEDZN"],"itemData":{"id":1759,"type":"article-journal","container-title":"Journal of Experimental Psychology: Learning, Memory, and Cognition","DOI":"10.1037/a0028470","ISSN":"1939-1285, 0278-7393","issue":"6","journalAbbreviation":"Journal </vt:lpwstr>
  </property>
  <property fmtid="{D5CDD505-2E9C-101B-9397-08002B2CF9AE}" pid="1328" name="ZOTERO_BREF_f6LpWlm0Ra6J_3">
    <vt:lpwstr>of Experimental Psychology: Learning, Memory, and Cognition","language":"en","page":"1731-1740","source":"DOI.org (Crossref)","title":"Serial recall, word frequency, and mixed lists: The influence of item arrangement.","title-short":"Serial recall, word f</vt:lpwstr>
  </property>
  <property fmtid="{D5CDD505-2E9C-101B-9397-08002B2CF9AE}" pid="1329" name="ZOTERO_BREF_f6LpWlm0Ra6J_4">
    <vt:lpwstr>requency, and mixed lists","volume":"38","author":[{"family":"Miller","given":"Leonie M."},{"family":"Roodenrys","given":"Steven"}],"issued":{"date-parts":[["2012"]]}}}],"schema":"https://github.com/citation-style-language/schema/raw/master/csl-citation.j</vt:lpwstr>
  </property>
  <property fmtid="{D5CDD505-2E9C-101B-9397-08002B2CF9AE}" pid="1330" name="ZOTERO_BREF_f6LpWlm0Ra6J_5">
    <vt:lpwstr>son"}</vt:lpwstr>
  </property>
  <property fmtid="{D5CDD505-2E9C-101B-9397-08002B2CF9AE}" pid="1331" name="ZOTERO_BREF_fa0ITMBbGTwE_1">
    <vt:lpwstr>ZOTERO_ITEM CSL_CITATION {"citationID":"WbtdzdXY","properties":{"formattedCitation":"(Kowialiewski, Lemaire, et al., 2022; Kowialiewski, Lemaire, &amp; Portrat, 2021)","plainCitation":"(Kowialiewski, Lemaire, et al., 2022; Kowialiewski, Lemaire, &amp; Portrat, 20</vt:lpwstr>
  </property>
  <property fmtid="{D5CDD505-2E9C-101B-9397-08002B2CF9AE}" pid="1332" name="ZOTERO_BREF_fa0ITMBbGTwE_10">
    <vt:lpwstr>urposes, and supports models postulating that long-term memory knowledge constrains WM maintenance processes.","container-title":"Journal of Memory and Language","DOI":"https://doi.org/10.1016/j.jml.2020.104208","issue":"104208","language":"en","note":"DO</vt:lpwstr>
  </property>
  <property fmtid="{D5CDD505-2E9C-101B-9397-08002B2CF9AE}" pid="1333" name="ZOTERO_BREF_fa0ITMBbGTwE_11">
    <vt:lpwstr>I: 10.31234/osf.io/tn4dj","source":"DOI.org (Crossref)","title":"How does semantic knowledge impact working memory maintenance? Computational and behavioral investigations","title-short":"How Does Semantic Knowledge Impact Working Memory Maintenance?","UR</vt:lpwstr>
  </property>
  <property fmtid="{D5CDD505-2E9C-101B-9397-08002B2CF9AE}" pid="1334" name="ZOTERO_BREF_fa0ITMBbGTwE_12">
    <vt:lpwstr>L":"https://doi.org/10.1016/j.jml.2020.104208.","volume":"117","author":[{"family":"Kowialiewski","given":"Benjamin"},{"family":"Lemaire","given":"Benoît"},{"family":"Portrat","given":"Sophie"}],"accessed":{"date-parts":[["2020",12,27]]},"issued":{"date-p</vt:lpwstr>
  </property>
  <property fmtid="{D5CDD505-2E9C-101B-9397-08002B2CF9AE}" pid="1335" name="ZOTERO_BREF_fa0ITMBbGTwE_13">
    <vt:lpwstr>arts":[["2021"]]}}}],"schema":"https://github.com/citation-style-language/schema/raw/master/csl-citation.json"}</vt:lpwstr>
  </property>
  <property fmtid="{D5CDD505-2E9C-101B-9397-08002B2CF9AE}" pid="1336" name="ZOTERO_BREF_fa0ITMBbGTwE_2">
    <vt:lpwstr>21)","noteIndex":0},"citationItems":[{"id":37,"uris":["http://zotero.org/users/6058248/items/ZB73I9SX"],"itemData":{"id":37,"type":"article-journal","container-title":"Journal of Experimental Psychology: General","issue":"11","page":"2641–2665","title":"B</vt:lpwstr>
  </property>
  <property fmtid="{D5CDD505-2E9C-101B-9397-08002B2CF9AE}" pid="1337" name="ZOTERO_BREF_fa0ITMBbGTwE_3">
    <vt:lpwstr>etween-item Similarity Frees Up Working Memory Resources Through Compression: A Domain-General Property","volume":"151","author":[{"family":"Kowialiewski","given":"Benjamin"},{"family":"Lemaire","given":"Benoît"},{"family":"Portrat","given":"Sophie"}],"is</vt:lpwstr>
  </property>
  <property fmtid="{D5CDD505-2E9C-101B-9397-08002B2CF9AE}" pid="1338" name="ZOTERO_BREF_fa0ITMBbGTwE_4">
    <vt:lpwstr>sued":{"date-parts":[["2022"]]}}},{"id":253,"uris":["http://zotero.org/users/6058248/items/KQFVBFHW"],"itemData":{"id":253,"type":"article-journal","abstract":"It is now firmly established that long-term memory knowledge, such as semantic knowledge, suppo</vt:lpwstr>
  </property>
  <property fmtid="{D5CDD505-2E9C-101B-9397-08002B2CF9AE}" pid="1339" name="ZOTERO_BREF_fa0ITMBbGTwE_5">
    <vt:lpwstr>rts the temporary maintenance of verbal information in Working Memory (WM). This support from semantic knowledge is well-explained by models assuming that verbal items are directly activated in long-term memory, and that this activation provides the repre</vt:lpwstr>
  </property>
  <property fmtid="{D5CDD505-2E9C-101B-9397-08002B2CF9AE}" pid="1340" name="ZOTERO_BREF_fa0ITMBbGTwE_6">
    <vt:lpwstr>sentational basis for WM maintenance. However, the exact mechanisms underlying semantic influence on WM performance remain poorly understood. We manipulated the presence of betweenitem semantic relatedness in an immediate serial recall task, by mixing tri</vt:lpwstr>
  </property>
  <property fmtid="{D5CDD505-2E9C-101B-9397-08002B2CF9AE}" pid="1341" name="ZOTERO_BREF_fa0ITMBbGTwE_7">
    <vt:lpwstr>plets composed of semantically related and unrelated items (e.g. leaf – tree – branch – wall – beer – dog; hand – father – truck – cloud – sky – rain). Compared to unrelated items, related items were better recalled, as had been classically observed. Crit</vt:lpwstr>
  </property>
  <property fmtid="{D5CDD505-2E9C-101B-9397-08002B2CF9AE}" pid="1342" name="ZOTERO_BREF_fa0ITMBbGTwE_8">
    <vt:lpwstr>ically, semantic relatedness also impacted WM maintenance in a complex manner, as observed by the presence of proactive benefit effects on subsequent unrelated items, and the absence of retroactive effects. The complexity of these interactions is well-cap</vt:lpwstr>
  </property>
  <property fmtid="{D5CDD505-2E9C-101B-9397-08002B2CF9AE}" pid="1343" name="ZOTERO_BREF_fa0ITMBbGTwE_9">
    <vt:lpwstr>tured by TBRS*-S, a decay-based computational architecture in which the activation occurring in long-term memory is described. The present study suggests that semantic knowledge can be used to free up WM resources that can be reallocated for maintenance p</vt:lpwstr>
  </property>
  <property fmtid="{D5CDD505-2E9C-101B-9397-08002B2CF9AE}" pid="1344" name="ZOTERO_BREF_gOLi1VubYlt5_1">
    <vt:lpwstr>ZOTERO_ITEM CSL_CITATION {"citationID":"6uYaiCnn","properties":{"formattedCitation":"(Liu &amp; Caplan, 2020)","plainCitation":"(Liu &amp; Caplan, 2020)","dontUpdate":true,"noteIndex":0},"citationItems":[{"id":1873,"uris":["http://zotero.org/users/6058248/items/Q</vt:lpwstr>
  </property>
  <property fmtid="{D5CDD505-2E9C-101B-9397-08002B2CF9AE}" pid="1345" name="ZOTERO_BREF_gOLi1VubYlt5_2">
    <vt:lpwstr>NL2ZQI6"],"itemData":{"id":1873,"type":"article-journal","abstract":"When lists are presented with temporal pauses between groups of items, participants’ response times reiterate those pauses. Accuracy is also increased, especially at particular serial po</vt:lpwstr>
  </property>
  <property fmtid="{D5CDD505-2E9C-101B-9397-08002B2CF9AE}" pid="1346" name="ZOTERO_BREF_gOLi1VubYlt5_3">
    <vt:lpwstr>sitions. By comparing forward with backward serial recall, we tested whether the influence of temporal grouping is primarily a function of serial position or output position. Results favored the latter, both when recall direction was known to participants</vt:lpwstr>
  </property>
  <property fmtid="{D5CDD505-2E9C-101B-9397-08002B2CF9AE}" pid="1347" name="ZOTERO_BREF_gOLi1VubYlt5_4">
    <vt:lpwstr> prior to (Experiment 1) or only after (Experiment 2) studying each list. Alongside fits of variants of a temporal distinctiveness-based model, our findings suggest that the influence of temporal grouping is not just a consequence of grouping information </vt:lpwstr>
  </property>
  <property fmtid="{D5CDD505-2E9C-101B-9397-08002B2CF9AE}" pid="1348" name="ZOTERO_BREF_gOLi1VubYlt5_5">
    <vt:lpwstr>stored during the study phase. Rather, it critically depends on participants cueing with within-chunk position during recall, combined with response suppression.","container-title":"Memory &amp; Cognition","DOI":"10.3758/s13421-020-01049-x","ISSN":"0090-502X,</vt:lpwstr>
  </property>
  <property fmtid="{D5CDD505-2E9C-101B-9397-08002B2CF9AE}" pid="1349" name="ZOTERO_BREF_gOLi1VubYlt5_6">
    <vt:lpwstr> 1532-5946","issue":"7","journalAbbreviation":"Mem Cogn","language":"en","page":"1295-1315","source":"DOI.org (Crossref)","title":"Temporal grouping and direction of serial recall","volume":"48","author":[{"family":"Liu","given":"Yang S."},{"family":"Capl</vt:lpwstr>
  </property>
  <property fmtid="{D5CDD505-2E9C-101B-9397-08002B2CF9AE}" pid="1350" name="ZOTERO_BREF_gOLi1VubYlt5_7">
    <vt:lpwstr>an","given":"Jeremy B."}],"issued":{"date-parts":[["2020",10]]}}}],"schema":"https://github.com/citation-style-language/schema/raw/master/csl-citation.json"}</vt:lpwstr>
  </property>
  <property fmtid="{D5CDD505-2E9C-101B-9397-08002B2CF9AE}" pid="1351" name="ZOTERO_BREF_gcQlYHbH3UFj_1">
    <vt:lpwstr>ZOTERO_ITEM CSL_CITATION {"citationID":"1UwcgalM","properties":{"formattedCitation":"(Kowialiewski &amp; Majerus, 2020; Neale &amp; Tehan, 2007)","plainCitation":"(Kowialiewski &amp; Majerus, 2020; Neale &amp; Tehan, 2007)","noteIndex":0},"citationItems":[{"id":789,"uris</vt:lpwstr>
  </property>
  <property fmtid="{D5CDD505-2E9C-101B-9397-08002B2CF9AE}" pid="1352" name="ZOTERO_BREF_gcQlYHbH3UFj_10">
    <vt:lpwstr>nition","DOI":"10.3758/BF03192927","ISSN":"0090-502X, 1532-5946","issue":"8","journalAbbreviation":"Mem Cogn","language":"en","page":"1940-1953","source":"DOI.org (Crossref)","title":"Age and redintegration in immediate memory and their relationship to ta</vt:lpwstr>
  </property>
  <property fmtid="{D5CDD505-2E9C-101B-9397-08002B2CF9AE}" pid="1353" name="ZOTERO_BREF_gcQlYHbH3UFj_11">
    <vt:lpwstr>sk difficulty","volume":"35","author":[{"family":"Neale","given":"Kerry"},{"family":"Tehan","given":"Gerald"}],"issued":{"date-parts":[["2007",12]]}}}],"schema":"https://github.com/citation-style-language/schema/raw/master/csl-citation.json"}</vt:lpwstr>
  </property>
  <property fmtid="{D5CDD505-2E9C-101B-9397-08002B2CF9AE}" pid="1354" name="ZOTERO_BREF_gcQlYHbH3UFj_2">
    <vt:lpwstr>":["http://zotero.org/users/6058248/items/J7N8CSIJ"],"itemData":{"id":789,"type":"article-journal","abstract":"Several studies have demonstrated an influence of semantic knowledge on verbal working memory (WM) performance, such as shown by the observation</vt:lpwstr>
  </property>
  <property fmtid="{D5CDD505-2E9C-101B-9397-08002B2CF9AE}" pid="1355" name="ZOTERO_BREF_gcQlYHbH3UFj_3">
    <vt:lpwstr> of semantic relatedness (related vs. unrelated words) and word imageability (high vs. low imageability words) effects in working memory. The present study extends these observations by examining in four experiments the extent to which semantic knowledge </vt:lpwstr>
  </property>
  <property fmtid="{D5CDD505-2E9C-101B-9397-08002B2CF9AE}" pid="1356" name="ZOTERO_BREF_gcQlYHbH3UFj_4">
    <vt:lpwstr>can protect WM representations against interference. We assessed immediate serial recall performance for semantically related vs. unrelated word lists and for high vs. low imageability word lists, with memory lists being followed by an interfering task af</vt:lpwstr>
  </property>
  <property fmtid="{D5CDD505-2E9C-101B-9397-08002B2CF9AE}" pid="1357" name="ZOTERO_BREF_gcQlYHbH3UFj_5">
    <vt:lpwstr>ter encoding or not. Results show that semantic relatedness leads to a stronger protective effect against interference than word imageability at the item level. Furthermore, the semantic relatedness had a stronger impact on WM performance than word imagea</vt:lpwstr>
  </property>
  <property fmtid="{D5CDD505-2E9C-101B-9397-08002B2CF9AE}" pid="1358" name="ZOTERO_BREF_gcQlYHbH3UFj_6">
    <vt:lpwstr>bility; this was further supported by a meta-analysis of all relevant studies in the field. These results suggest that inter-item associative semantic knowledge can protect WM content against interference, but less so item-level semantic knowledge. This p</vt:lpwstr>
  </property>
  <property fmtid="{D5CDD505-2E9C-101B-9397-08002B2CF9AE}" pid="1359" name="ZOTERO_BREF_gcQlYHbH3UFj_7">
    <vt:lpwstr>rotective effect may result from between-item recurrent reactivation or from reduced cognitive load via the compression of memoranda into conceptual units, as further supported by a series of computational simulations.","container-title":"Cognition","DOI"</vt:lpwstr>
  </property>
  <property fmtid="{D5CDD505-2E9C-101B-9397-08002B2CF9AE}" pid="1360" name="ZOTERO_BREF_gcQlYHbH3UFj_8">
    <vt:lpwstr>:"10.1016/j.cognition.2020.104278","ISSN":"00100277","journalAbbreviation":"Cognition","language":"en","page":"104278","source":"DOI.org (Crossref)","title":"The varying nature of semantic effects in working memory","volume":"202","author":[{"family":"Kow</vt:lpwstr>
  </property>
  <property fmtid="{D5CDD505-2E9C-101B-9397-08002B2CF9AE}" pid="1361" name="ZOTERO_BREF_gcQlYHbH3UFj_9">
    <vt:lpwstr>ialiewski","given":"Benjamin"},{"family":"Majerus","given":"Steve"}],"issued":{"date-parts":[["2020",9]]}}},{"id":1574,"uris":["http://zotero.org/users/6058248/items/5Z2VJX6T"],"itemData":{"id":1574,"type":"article-journal","container-title":"Memory &amp; Cog</vt:lpwstr>
  </property>
  <property fmtid="{D5CDD505-2E9C-101B-9397-08002B2CF9AE}" pid="1362" name="ZOTERO_BREF_hiHI6yuhpiaI_1">
    <vt:lpwstr>ZOTERO_ITEM CSL_CITATION {"citationID":"H5whsapG","properties":{"formattedCitation":"(Kowialiewski, Majerus, et al., 2024)","plainCitation":"(Kowialiewski, Majerus, et al., 2024)","noteIndex":0},"citationItems":[{"id":2145,"uris":["http://zotero.org/users</vt:lpwstr>
  </property>
  <property fmtid="{D5CDD505-2E9C-101B-9397-08002B2CF9AE}" pid="1363" name="ZOTERO_BREF_hiHI6yuhpiaI_2">
    <vt:lpwstr>/6058248/items/S4J5ARKM"],"itemData":{"id":2145,"type":"article-journal","container-title":"Journal of Experimental Psychology: Learning, Memory, and Cognition","DOI":"10.1037/xlm0001279","issue":"1","page":"68-88","title":"Does semantic similarity affect</vt:lpwstr>
  </property>
  <property fmtid="{D5CDD505-2E9C-101B-9397-08002B2CF9AE}" pid="1364" name="ZOTERO_BREF_hiHI6yuhpiaI_3">
    <vt:lpwstr> immediate memory for order? Usually not, but sometimes it does","volume":"50","author":[{"family":"Kowialiewski","given":"Benjamin"},{"family":"Majerus","given":"Steve"},{"family":"Oberauer","given":"Klaus"}],"issued":{"date-parts":[["2024"]]}}}],"schema</vt:lpwstr>
  </property>
  <property fmtid="{D5CDD505-2E9C-101B-9397-08002B2CF9AE}" pid="1365" name="ZOTERO_BREF_hiHI6yuhpiaI_4">
    <vt:lpwstr>":"https://github.com/citation-style-language/schema/raw/master/csl-citation.json"}</vt:lpwstr>
  </property>
  <property fmtid="{D5CDD505-2E9C-101B-9397-08002B2CF9AE}" pid="1366" name="ZOTERO_BREF_hnkd23JTKLP7_1">
    <vt:lpwstr/>
  </property>
  <property fmtid="{D5CDD505-2E9C-101B-9397-08002B2CF9AE}" pid="1367" name="ZOTERO_BREF_huddX3kOnkqq_1">
    <vt:lpwstr>ZOTERO_ITEM CSL_CITATION {"citationID":"PW3vjnd4","properties":{"formattedCitation":"(Kowialiewski, Majerus, et al., 2023)","plainCitation":"(Kowialiewski, Majerus, et al., 2023)","dontUpdate":true,"noteIndex":0},"citationItems":[{"id":2145,"uris":["http:</vt:lpwstr>
  </property>
  <property fmtid="{D5CDD505-2E9C-101B-9397-08002B2CF9AE}" pid="1368" name="ZOTERO_BREF_huddX3kOnkqq_2">
    <vt:lpwstr>//zotero.org/users/6058248/items/S4J5ARKM"],"itemData":{"id":2145,"type":"article-journal","container-title":"Journal of Experimental Psychology: Learning, Memory, and Cognition","DOI":"10.1037/xlm0001279","issue":"1","page":"68-88","title":"Does semantic</vt:lpwstr>
  </property>
  <property fmtid="{D5CDD505-2E9C-101B-9397-08002B2CF9AE}" pid="1369" name="ZOTERO_BREF_huddX3kOnkqq_3">
    <vt:lpwstr> similarity affect immediate memory for order? Usually not, but sometimes it does","volume":"50","author":[{"family":"Kowialiewski","given":"Benjamin"},{"family":"Majerus","given":"Steve"},{"family":"Oberauer","given":"Klaus"}],"issued":{"date-parts":[["2</vt:lpwstr>
  </property>
  <property fmtid="{D5CDD505-2E9C-101B-9397-08002B2CF9AE}" pid="1370" name="ZOTERO_BREF_huddX3kOnkqq_4">
    <vt:lpwstr>024"]]}}}],"schema":"https://github.com/citation-style-language/schema/raw/master/csl-citation.json"}</vt:lpwstr>
  </property>
  <property fmtid="{D5CDD505-2E9C-101B-9397-08002B2CF9AE}" pid="1371" name="ZOTERO_BREF_i0LbvO9rEDwB_1">
    <vt:lpwstr>ZOTERO_ITEM CSL_CITATION {"citationID":"wf2WtMqh","properties":{"formattedCitation":"(Oberauer &amp; Lewandowsky, 2011)","plainCitation":"(Oberauer &amp; Lewandowsky, 2011)","dontUpdate":true,"noteIndex":0},"citationItems":[{"id":1376,"uris":["http://zotero.org/u</vt:lpwstr>
  </property>
  <property fmtid="{D5CDD505-2E9C-101B-9397-08002B2CF9AE}" pid="1372" name="ZOTERO_BREF_i0LbvO9rEDwB_2">
    <vt:lpwstr>sers/6058248/items/DGPXJ49D"],"itemData":{"id":1376,"type":"article-journal","abstract":"Working memory is a core concept in cognition, predicting about 50% of the variance in IQ and reasoning tasks. A popular test of working memory is the complex span ta</vt:lpwstr>
  </property>
  <property fmtid="{D5CDD505-2E9C-101B-9397-08002B2CF9AE}" pid="1373" name="ZOTERO_BREF_i0LbvO9rEDwB_3">
    <vt:lpwstr>sk, in which encoding of memoranda alternates with processing of distractors. A recent model of complex span performance, the Time-Based-Resource-Sharing (TBRS) model of Barrouillet and colleagues, has seemingly accounted for several crucial findings, in </vt:lpwstr>
  </property>
  <property fmtid="{D5CDD505-2E9C-101B-9397-08002B2CF9AE}" pid="1374" name="ZOTERO_BREF_i0LbvO9rEDwB_4">
    <vt:lpwstr>particular the intricate trade-off between deterioration and restoration of memory in the complex span task. According to the TBRS, memory traces decay during processing of the distractors, and they are restored by attentional refreshing during brief paus</vt:lpwstr>
  </property>
  <property fmtid="{D5CDD505-2E9C-101B-9397-08002B2CF9AE}" pid="1375" name="ZOTERO_BREF_i0LbvO9rEDwB_5">
    <vt:lpwstr>es in between processing steps. However, to date, the theory has been formulated only at a verbal level, which renders it difficult to test and to be certain of its intuited predictions. We present a computational instantiation of the TBRS and show that i</vt:lpwstr>
  </property>
  <property fmtid="{D5CDD505-2E9C-101B-9397-08002B2CF9AE}" pid="1376" name="ZOTERO_BREF_i0LbvO9rEDwB_6">
    <vt:lpwstr>t can handle most of the findings on which the verbal model was based. We also show that there are potential challenges to the model that await future resolution. This instantiated model, TBRS*, is the first comprehensive computational model of performanc</vt:lpwstr>
  </property>
  <property fmtid="{D5CDD505-2E9C-101B-9397-08002B2CF9AE}" pid="1377" name="ZOTERO_BREF_i0LbvO9rEDwB_7">
    <vt:lpwstr>e in the complex span paradigm. The Matlab model code is available as a supplementary material of this article.","container-title":"Psychonomic Bulletin &amp; Review","DOI":"10.3758/s13423-010-0020-6","ISSN":"1069-9384, 1531-5320","issue":"1","journalAbbrevia</vt:lpwstr>
  </property>
  <property fmtid="{D5CDD505-2E9C-101B-9397-08002B2CF9AE}" pid="1378" name="ZOTERO_BREF_i0LbvO9rEDwB_8">
    <vt:lpwstr>tion":"Psychon Bull Rev","language":"en","page":"10-45","source":"DOI.org (Crossref)","title":"Modeling working memory: a computational implementation of the Time-Based Resource-Sharing theory","title-short":"Modeling working memory","volume":"18","author</vt:lpwstr>
  </property>
  <property fmtid="{D5CDD505-2E9C-101B-9397-08002B2CF9AE}" pid="1379" name="ZOTERO_BREF_i0LbvO9rEDwB_9">
    <vt:lpwstr>":[{"family":"Oberauer","given":"Klaus"},{"family":"Lewandowsky","given":"Stephan"}],"issued":{"date-parts":[["2011",2]]}}}],"schema":"https://github.com/citation-style-language/schema/raw/master/csl-citation.json"}</vt:lpwstr>
  </property>
  <property fmtid="{D5CDD505-2E9C-101B-9397-08002B2CF9AE}" pid="1380" name="ZOTERO_BREF_iUdS4N8LmPjQ_1">
    <vt:lpwstr>ZOTERO_ITEM CSL_CITATION {"citationID":"8VQ7Mfeo","properties":{"formattedCitation":"(Lemaire &amp; Portrat, 2018)","plainCitation":"(Lemaire &amp; Portrat, 2018)","dontUpdate":true,"noteIndex":0},"citationItems":[{"id":333,"uris":["http://zotero.org/users/605824</vt:lpwstr>
  </property>
  <property fmtid="{D5CDD505-2E9C-101B-9397-08002B2CF9AE}" pid="1381" name="ZOTERO_BREF_iUdS4N8LmPjQ_10">
    <vt:lpwstr>scusses the compatibility of TBRS∗-I with a unitary or dual view of memory and the issue of integrating time and interference in a single model. Computer codes and data are available at https://osf.io/65sna/.","container-title":"Frontiers in Psychology","</vt:lpwstr>
  </property>
  <property fmtid="{D5CDD505-2E9C-101B-9397-08002B2CF9AE}" pid="1382" name="ZOTERO_BREF_iUdS4N8LmPjQ_11">
    <vt:lpwstr>DOI":"10.3389/fpsyg.2018.00416","ISSN":"1664-1078","journalAbbreviation":"Front. Psychol.","language":"en","page":"416","source":"DOI.org (Crossref)","title":"A Computational Model of Working Memory Integrating Time-Based Decay and Interference","volume":</vt:lpwstr>
  </property>
  <property fmtid="{D5CDD505-2E9C-101B-9397-08002B2CF9AE}" pid="1383" name="ZOTERO_BREF_iUdS4N8LmPjQ_12">
    <vt:lpwstr>"9","author":[{"family":"Lemaire","given":"Benoît"},{"family":"Portrat","given":"Sophie"}],"issued":{"date-parts":[["2018",4,3]]}}}],"schema":"https://github.com/citation-style-language/schema/raw/master/csl-citation.json"}</vt:lpwstr>
  </property>
  <property fmtid="{D5CDD505-2E9C-101B-9397-08002B2CF9AE}" pid="1384" name="ZOTERO_BREF_iUdS4N8LmPjQ_2">
    <vt:lpwstr>8/items/CWTIIAG9"],"itemData":{"id":333,"type":"article-journal","abstract":"There is still a strong debate in the working memory literature about the cause of forgetting, with many articles providing evidence for the existence of temporal decay and as ma</vt:lpwstr>
  </property>
  <property fmtid="{D5CDD505-2E9C-101B-9397-08002B2CF9AE}" pid="1385" name="ZOTERO_BREF_iUdS4N8LmPjQ_3">
    <vt:lpwstr>ny publications providing evidence compatible with interference being the only mechanism involved in forgetting. In order to reconcile the two views, this article describes TBRS∗-I (for Time-Based Resource-Sharing∗-Interference), a computational model of </vt:lpwstr>
  </property>
  <property fmtid="{D5CDD505-2E9C-101B-9397-08002B2CF9AE}" pid="1386" name="ZOTERO_BREF_iUdS4N8LmPjQ_4">
    <vt:lpwstr>working memory which incorporates an interference-based mechanism to the decay-based implementation TBRS∗ within the TBRS theoretical framework. At encoding, memoranda are associated to their context, namely their position in the list. Temporal decay decr</vt:lpwstr>
  </property>
  <property fmtid="{D5CDD505-2E9C-101B-9397-08002B2CF9AE}" pid="1387" name="ZOTERO_BREF_iUdS4N8LmPjQ_5">
    <vt:lpwstr>eases the strength of these associations, but a refreshing process may reactivate it during free time. Distractors may alter the distributed representation of memoranda but refreshing can restore them based on the long-term memory representations. Refresh</vt:lpwstr>
  </property>
  <property fmtid="{D5CDD505-2E9C-101B-9397-08002B2CF9AE}" pid="1388" name="ZOTERO_BREF_iUdS4N8LmPjQ_6">
    <vt:lpwstr>ing is therefore twofold: reactivation plus restoration, each one counteracting the detrimental time-based and interference-based decays, respectively. Two types of interference are implemented: interference by confusion which depends on the degree of ove</vt:lpwstr>
  </property>
  <property fmtid="{D5CDD505-2E9C-101B-9397-08002B2CF9AE}" pid="1389" name="ZOTERO_BREF_iUdS4N8LmPjQ_7">
    <vt:lpwstr>rlap between memoranda and distractors and interference by superposition which depends on the similarity between them. TBRS∗-I was tested on six benchmark ﬁndings on retention-interval and distractor-processing effects by means of millions of simulations </vt:lpwstr>
  </property>
  <property fmtid="{D5CDD505-2E9C-101B-9397-08002B2CF9AE}" pid="1390" name="ZOTERO_BREF_iUdS4N8LmPjQ_8">
    <vt:lpwstr>testing the effects of seven factors on memory performance: the number of memoranda, the duration of distractor attentional capture, the duration of free time, the number of distractors, the amount of overlap between memoranda and distractors, the similar</vt:lpwstr>
  </property>
  <property fmtid="{D5CDD505-2E9C-101B-9397-08002B2CF9AE}" pid="1391" name="ZOTERO_BREF_iUdS4N8LmPjQ_9">
    <vt:lpwstr>ity between memoranda and distractors and the homogeneity of distractors (all identical or all distinct). TBRS∗-I replicated classical effects and proved to be a suitable hybrid model integrating both interference and time-based decay. The article also di</vt:lpwstr>
  </property>
  <property fmtid="{D5CDD505-2E9C-101B-9397-08002B2CF9AE}" pid="1392" name="ZOTERO_BREF_ingMXujYY53f_1">
    <vt:lpwstr>ZOTERO_ITEM CSL_CITATION {"citationID":"jPsuEJEk","properties":{"formattedCitation":"(Hurlstone &amp; Hitch, 2015)","plainCitation":"(Hurlstone &amp; Hitch, 2015)","noteIndex":0},"citationItems":[{"id":1268,"uris":["http://zotero.org/users/6058248/items/L668R3QS"</vt:lpwstr>
  </property>
  <property fmtid="{D5CDD505-2E9C-101B-9397-08002B2CF9AE}" pid="1393" name="ZOTERO_BREF_ingMXujYY53f_10">
    <vt:lpwstr>m/citation-style-language/schema/raw/master/csl-citation.json"}</vt:lpwstr>
  </property>
  <property fmtid="{D5CDD505-2E9C-101B-9397-08002B2CF9AE}" pid="1394" name="ZOTERO_BREF_ingMXujYY53f_2">
    <vt:lpwstr>],"itemData":{"id":1268,"type":"article-journal","abstract":"How is the serial order of a spatial sequence represented in short-term memory (STM)? Previous research by Farrell and Lewandowsky (Farrell &amp; Lewandowsky, 2004; Lewandowsky &amp; Farrell, 2008) has </vt:lpwstr>
  </property>
  <property fmtid="{D5CDD505-2E9C-101B-9397-08002B2CF9AE}" pid="1395" name="ZOTERO_BREF_ingMXujYY53f_3">
    <vt:lpwstr>shown that 5 alternative mechanisms for the representation of serial order can be distinguished on the basis of their predictions concerning the response times accompanying transposition errors. We report 3 experiments involving the output-timed serial re</vt:lpwstr>
  </property>
  <property fmtid="{D5CDD505-2E9C-101B-9397-08002B2CF9AE}" pid="1396" name="ZOTERO_BREF_ingMXujYY53f_4">
    <vt:lpwstr>call of sequences of seen spatial locations that tested these predictions. The results of all 3 experiments revealed that transposition latencies are a negative function of transposition displacement, but with a reduction in the slope of the function for </vt:lpwstr>
  </property>
  <property fmtid="{D5CDD505-2E9C-101B-9397-08002B2CF9AE}" pid="1397" name="ZOTERO_BREF_ingMXujYY53f_5">
    <vt:lpwstr>postponement, compared with anticipation errors. This empirical pattern is consistent with that observed in serial recall of verbal sequences reported by Farrell and Lewandowsky (2004), and with the predictions of a competitive queuing mechanism, within w</vt:lpwstr>
  </property>
  <property fmtid="{D5CDD505-2E9C-101B-9397-08002B2CF9AE}" pid="1398" name="ZOTERO_BREF_ingMXujYY53f_6">
    <vt:lpwstr>hich serial order is represented via a primacy gradient of activations over items combined with associations between items and positional markers, and with suppression of items following recall. The results provide the first clear evidence that spatial an</vt:lpwstr>
  </property>
  <property fmtid="{D5CDD505-2E9C-101B-9397-08002B2CF9AE}" pid="1399" name="ZOTERO_BREF_ingMXujYY53f_7">
    <vt:lpwstr>d verbal STM rely on some common mechanisms and principles for the representation of serial order.","container-title":"Journal of Experimental Psychology: Learning, Memory, and Cognition","DOI":"10.1037/a0038223","ISSN":"1939-1285, 0278-7393","issue":"2",</vt:lpwstr>
  </property>
  <property fmtid="{D5CDD505-2E9C-101B-9397-08002B2CF9AE}" pid="1400" name="ZOTERO_BREF_ingMXujYY53f_8">
    <vt:lpwstr>"journalAbbreviation":"Journal of Experimental Psychology: Learning, Memory, and Cognition","language":"en","page":"295-324","source":"DOI.org (Crossref)","title":"How is the serial order of a spatial sequence represented? Insights from transposition late</vt:lpwstr>
  </property>
  <property fmtid="{D5CDD505-2E9C-101B-9397-08002B2CF9AE}" pid="1401" name="ZOTERO_BREF_ingMXujYY53f_9">
    <vt:lpwstr>ncies.","title-short":"How is the serial order of a spatial sequence represented?","volume":"41","author":[{"family":"Hurlstone","given":"Mark J."},{"family":"Hitch","given":"Graham J."}],"issued":{"date-parts":[["2015",3]]}}}],"schema":"https://github.co</vt:lpwstr>
  </property>
  <property fmtid="{D5CDD505-2E9C-101B-9397-08002B2CF9AE}" pid="1402" name="ZOTERO_BREF_jJOGc6UXfGO1_1">
    <vt:lpwstr>ZOTERO_ITEM CSL_CITATION {"citationID":"Q8lcSWVn","properties":{"formattedCitation":"(Kowialiewski, Lemaire, et al., 2024; Kowialiewski, Lemaire, &amp; Portrat, 2021)","plainCitation":"(Kowialiewski, Lemaire, et al., 2024; Kowialiewski, Lemaire, &amp; Portrat, 20</vt:lpwstr>
  </property>
  <property fmtid="{D5CDD505-2E9C-101B-9397-08002B2CF9AE}" pid="1403" name="ZOTERO_BREF_jJOGc6UXfGO1_10">
    <vt:lpwstr> supports the temporary maintenance of verbal information in Working Memory (WM). This support from semantic knowledge is well-explained by models assuming that verbal items are directly activated in long-term memory, and that this activation provides the</vt:lpwstr>
  </property>
  <property fmtid="{D5CDD505-2E9C-101B-9397-08002B2CF9AE}" pid="1404" name="ZOTERO_BREF_jJOGc6UXfGO1_11">
    <vt:lpwstr> representational basis for WM maintenance. However, the exact mechanisms underlying semantic influence on WM performance remain poorly understood. We manipulated the presence of betweenitem semantic relatedness in an immediate serial recall task, by mixi</vt:lpwstr>
  </property>
  <property fmtid="{D5CDD505-2E9C-101B-9397-08002B2CF9AE}" pid="1405" name="ZOTERO_BREF_jJOGc6UXfGO1_12">
    <vt:lpwstr>ng triplets composed of semantically related and unrelated items (e.g. leaf – tree – branch – wall – beer – dog; hand – father – truck – cloud – sky – rain). Compared to unrelated items, related items were better recalled, as had been classically observed</vt:lpwstr>
  </property>
  <property fmtid="{D5CDD505-2E9C-101B-9397-08002B2CF9AE}" pid="1406" name="ZOTERO_BREF_jJOGc6UXfGO1_13">
    <vt:lpwstr>. Critically, semantic relatedness also impacted WM maintenance in a complex manner, as observed by the presence of proactive benefit effects on subsequent unrelated items, and the absence of retroactive effects. The complexity of these interactions is we</vt:lpwstr>
  </property>
  <property fmtid="{D5CDD505-2E9C-101B-9397-08002B2CF9AE}" pid="1407" name="ZOTERO_BREF_jJOGc6UXfGO1_14">
    <vt:lpwstr>ll-captured by TBRS*-S, a decay-based computational architecture in which the activation occurring in long-term memory is described. The present study suggests that semantic knowledge can be used to free up WM resources that can be reallocated for mainten</vt:lpwstr>
  </property>
  <property fmtid="{D5CDD505-2E9C-101B-9397-08002B2CF9AE}" pid="1408" name="ZOTERO_BREF_jJOGc6UXfGO1_15">
    <vt:lpwstr>ance purposes, and supports models postulating that long-term memory knowledge constrains WM maintenance processes.","container-title":"Journal of Memory and Language","DOI":"https://doi.org/10.1016/j.jml.2020.104208","issue":"104208","language":"en","not</vt:lpwstr>
  </property>
  <property fmtid="{D5CDD505-2E9C-101B-9397-08002B2CF9AE}" pid="1409" name="ZOTERO_BREF_jJOGc6UXfGO1_16">
    <vt:lpwstr>e":"DOI: 10.31234/osf.io/tn4dj","source":"DOI.org (Crossref)","title":"How does semantic knowledge impact working memory maintenance? Computational and behavioral investigations","title-short":"How Does Semantic Knowledge Impact Working Memory Maintenance</vt:lpwstr>
  </property>
  <property fmtid="{D5CDD505-2E9C-101B-9397-08002B2CF9AE}" pid="1410" name="ZOTERO_BREF_jJOGc6UXfGO1_17">
    <vt:lpwstr>?","URL":"https://doi.org/10.1016/j.jml.2020.104208.","volume":"117","author":[{"family":"Kowialiewski","given":"Benjamin"},{"family":"Lemaire","given":"Benoît"},{"family":"Portrat","given":"Sophie"}],"accessed":{"date-parts":[["2020",12,27]]},"issued":{"</vt:lpwstr>
  </property>
  <property fmtid="{D5CDD505-2E9C-101B-9397-08002B2CF9AE}" pid="1411" name="ZOTERO_BREF_jJOGc6UXfGO1_18">
    <vt:lpwstr>date-parts":[["2021"]]}}}],"schema":"https://github.com/citation-style-language/schema/raw/master/csl-citation.json"}</vt:lpwstr>
  </property>
  <property fmtid="{D5CDD505-2E9C-101B-9397-08002B2CF9AE}" pid="1412" name="ZOTERO_BREF_jJOGc6UXfGO1_2">
    <vt:lpwstr>21)","noteIndex":0},"citationItems":[{"id":2146,"uris":["http://zotero.org/users/6058248/items/6N7E8BYZ"],"itemData":{"id":2146,"type":"article-journal","abstract":"The ability to compress information is a fundamental cognitive function. It allows working</vt:lpwstr>
  </property>
  <property fmtid="{D5CDD505-2E9C-101B-9397-08002B2CF9AE}" pid="1413" name="ZOTERO_BREF_jJOGc6UXfGO1_3">
    <vt:lpwstr> memory (WM) to overcome its severely limited capacity. Recent evidence suggests that the similarity between items can be used to compress information, leading to a rich pattern of behavioral results. This work presents a series of simulations showing tha</vt:lpwstr>
  </property>
  <property fmtid="{D5CDD505-2E9C-101B-9397-08002B2CF9AE}" pid="1414" name="ZOTERO_BREF_jJOGc6UXfGO1_4">
    <vt:lpwstr>t this rich pattern of WM performance is captured using the principles of TBRS*, a decay and refreshing architecture. By assuming that similar items are compressed, the architecture can explain the beneficial effect of similarity on the items themselves. </vt:lpwstr>
  </property>
  <property fmtid="{D5CDD505-2E9C-101B-9397-08002B2CF9AE}" pid="1415" name="ZOTERO_BREF_jJOGc6UXfGO1_5">
    <vt:lpwstr>The architecture also explains the fact that when similar items are mixed with dissimilar items, this provides a proactive—but no retroactive—benefit on WM performance. In addition, the model captures fine-grained patterns of transposition errors recently</vt:lpwstr>
  </property>
  <property fmtid="{D5CDD505-2E9C-101B-9397-08002B2CF9AE}" pid="1416" name="ZOTERO_BREF_jJOGc6UXfGO1_6">
    <vt:lpwstr> reported. Several analyses are reported showing the robustness of the model’s predictions. We reached the conclusion that decay and refreshing theories provide a plausible explanation for compression effects in WM. These conclusions are discussed in ligh</vt:lpwstr>
  </property>
  <property fmtid="{D5CDD505-2E9C-101B-9397-08002B2CF9AE}" pid="1417" name="ZOTERO_BREF_jJOGc6UXfGO1_7">
    <vt:lpwstr>t of recent experimental results. The importance of computational modeling for testing theories is emphasized.","container-title":"Computational Brain &amp; Behavior","DOI":"https://doi.org/10.1007/s42113-023-00179-0","language":"en","page":"163-180","source"</vt:lpwstr>
  </property>
  <property fmtid="{D5CDD505-2E9C-101B-9397-08002B2CF9AE}" pid="1418" name="ZOTERO_BREF_jJOGc6UXfGO1_8">
    <vt:lpwstr>:"Zotero","title":"Similarity-Based Compression in Working Memory: Implications for Decay and Refreshing Models","volume":"7","author":[{"family":"Kowialiewski","given":"Benjamin"},{"family":"Lemaire","given":"Benoît"},{"family":"Portrat","given":"Sophie"</vt:lpwstr>
  </property>
  <property fmtid="{D5CDD505-2E9C-101B-9397-08002B2CF9AE}" pid="1419" name="ZOTERO_BREF_jJOGc6UXfGO1_9">
    <vt:lpwstr>}],"issued":{"date-parts":[["2024"]]}}},{"id":253,"uris":["http://zotero.org/users/6058248/items/KQFVBFHW"],"itemData":{"id":253,"type":"article-journal","abstract":"It is now firmly established that long-term memory knowledge, such as semantic knowledge,</vt:lpwstr>
  </property>
  <property fmtid="{D5CDD505-2E9C-101B-9397-08002B2CF9AE}" pid="1420" name="ZOTERO_BREF_jMTttZVMyuJC_1">
    <vt:lpwstr>ZOTERO_ITEM CSL_CITATION {"citationID":"LjlBh7Bu","properties":{"formattedCitation":"(Norris et al., 2020)","plainCitation":"(Norris et al., 2020)","noteIndex":0},"citationItems":[{"id":256,"uris":["http://zotero.org/users/6058248/items/WCYB6HS9"],"itemDa</vt:lpwstr>
  </property>
  <property fmtid="{D5CDD505-2E9C-101B-9397-08002B2CF9AE}" pid="1421" name="ZOTERO_BREF_jMTttZVMyuJC_2">
    <vt:lpwstr>ta":{"id":256,"type":"article-journal","abstract":"Memory for verbal material improves when words form familiar chunks. But how does the improvement due to chunking come about? Two possible explanations are that the input might be actively recoded into ch</vt:lpwstr>
  </property>
  <property fmtid="{D5CDD505-2E9C-101B-9397-08002B2CF9AE}" pid="1422" name="ZOTERO_BREF_jMTttZVMyuJC_3">
    <vt:lpwstr>unks, each of which takes up less memory capacity than items not forming part of a chunk (a form of data compression), or that chunking is based on redintegration. If chunking is achieved by redintegration, representations of chunks exist only in long-ter</vt:lpwstr>
  </property>
  <property fmtid="{D5CDD505-2E9C-101B-9397-08002B2CF9AE}" pid="1423" name="ZOTERO_BREF_jMTttZVMyuJC_4">
    <vt:lpwstr>m memory (LTM) and help to reconstructing degraded traces in short-term memory (STM). In 6 experiments using 2-alternative forced choice recognition and immediate serial recall we find that when chunks are small (2 words) they display a pattern suggestive</vt:lpwstr>
  </property>
  <property fmtid="{D5CDD505-2E9C-101B-9397-08002B2CF9AE}" pid="1424" name="ZOTERO_BREF_jMTttZVMyuJC_5">
    <vt:lpwstr> of redintegration, whereas larger chunks (3 words), show a pattern consistent with data compression. This concurs with previous data showing that there is a cost involved in recoding material into chunks in STM. With smaller chunks this cost seems to out</vt:lpwstr>
  </property>
  <property fmtid="{D5CDD505-2E9C-101B-9397-08002B2CF9AE}" pid="1425" name="ZOTERO_BREF_jMTttZVMyuJC_6">
    <vt:lpwstr>weigh the benefits of recoding words into chunks.","container-title":"Journal of Experimental Psychology: Learning, Memory, and Cognition","DOI":"10.1037/xlm0000762","ISSN":"1939-1285, 0278-7393","issue":"5","journalAbbreviation":"Journal of Experimental </vt:lpwstr>
  </property>
  <property fmtid="{D5CDD505-2E9C-101B-9397-08002B2CF9AE}" pid="1426" name="ZOTERO_BREF_jMTttZVMyuJC_7">
    <vt:lpwstr>Psychology: Learning, Memory, and Cognition","language":"en","page":"872-893","source":"DOI.org (Crossref)","title":"Chunking and redintegration in verbal short-term memory.","volume":"46","author":[{"family":"Norris","given":"Dennis"},{"family":"Kalm","g</vt:lpwstr>
  </property>
  <property fmtid="{D5CDD505-2E9C-101B-9397-08002B2CF9AE}" pid="1427" name="ZOTERO_BREF_jMTttZVMyuJC_8">
    <vt:lpwstr>iven":"Kristjan"},{"family":"Hall","given":"Jane"}],"issued":{"date-parts":[["2020"]]}}}],"schema":"https://github.com/citation-style-language/schema/raw/master/csl-citation.json"}</vt:lpwstr>
  </property>
  <property fmtid="{D5CDD505-2E9C-101B-9397-08002B2CF9AE}" pid="1428" name="ZOTERO_BREF_jexdK8SKKuyo_1">
    <vt:lpwstr/>
  </property>
  <property fmtid="{D5CDD505-2E9C-101B-9397-08002B2CF9AE}" pid="1429" name="ZOTERO_BREF_jmzHnpTanvvh_1">
    <vt:lpwstr>ZOTERO_ITEM CSL_CITATION {"citationID":"TnjN1HGd","properties":{"formattedCitation":"(Poirier &amp; Saint-Aubin, 1995)","plainCitation":"(Poirier &amp; Saint-Aubin, 1995)","noteIndex":0},"citationItems":[{"id":1412,"uris":["http://zotero.org/users/6058248/items/3</vt:lpwstr>
  </property>
  <property fmtid="{D5CDD505-2E9C-101B-9397-08002B2CF9AE}" pid="1430" name="ZOTERO_BREF_jmzHnpTanvvh_2">
    <vt:lpwstr>C2FCWTC"],"itemData":{"id":1412,"type":"article-journal","container-title":"The Quarterly Journal of Experimental Psychology Section A","DOI":"10.1080/14640749508401396","ISSN":"0272-4987, 1464-0740","issue":"2","journalAbbreviation":"The Quarterly Journa</vt:lpwstr>
  </property>
  <property fmtid="{D5CDD505-2E9C-101B-9397-08002B2CF9AE}" pid="1431" name="ZOTERO_BREF_jmzHnpTanvvh_3">
    <vt:lpwstr>l of Experimental Psychology Section A","language":"en","page":"384-404","source":"DOI.org (Crossref)","title":"Memory for Related and Unrelated Words: Further Evidence on the Influence of Semantic Factors in Immediate Serial Recall","title-short":"Memory</vt:lpwstr>
  </property>
  <property fmtid="{D5CDD505-2E9C-101B-9397-08002B2CF9AE}" pid="1432" name="ZOTERO_BREF_jmzHnpTanvvh_4">
    <vt:lpwstr> for Related and Unrelated Words","volume":"48","author":[{"family":"Poirier","given":"Marie"},{"family":"Saint-Aubin","given":"Jean"}],"issued":{"date-parts":[["1995",5]]}}}],"schema":"https://github.com/citation-style-language/schema/raw/master/csl-cita</vt:lpwstr>
  </property>
  <property fmtid="{D5CDD505-2E9C-101B-9397-08002B2CF9AE}" pid="1433" name="ZOTERO_BREF_jmzHnpTanvvh_5">
    <vt:lpwstr>tion.json"}</vt:lpwstr>
  </property>
  <property fmtid="{D5CDD505-2E9C-101B-9397-08002B2CF9AE}" pid="1434" name="ZOTERO_BREF_jpyIbyiNnKWv_1">
    <vt:lpwstr>ZOTERO_ITEM CSL_CITATION {"citationID":"GHP5SBpM","properties":{"formattedCitation":"(Martin &amp; Saffran, 1997)","plainCitation":"(Martin &amp; Saffran, 1997)","noteIndex":0},"citationItems":[{"id":300,"uris":["http://zotero.org/users/6058248/items/6FXHK46H"],"</vt:lpwstr>
  </property>
  <property fmtid="{D5CDD505-2E9C-101B-9397-08002B2CF9AE}" pid="1435" name="ZOTERO_BREF_jpyIbyiNnKWv_2">
    <vt:lpwstr>itemData":{"id":300,"type":"article-journal","container-title":"Cognitive Neuropsychology","DOI":"10.1080/026432997381402","ISSN":"0264-3294, 1464-0627","issue":"5","journalAbbreviation":"Cognitive Neuropsychology","language":"en","page":"641-682","source</vt:lpwstr>
  </property>
  <property fmtid="{D5CDD505-2E9C-101B-9397-08002B2CF9AE}" pid="1436" name="ZOTERO_BREF_jpyIbyiNnKWv_3">
    <vt:lpwstr>":"DOI.org (Crossref)","title":"Language and Auditory-verbal Short-term Memory Impairments: Evidence for Common Underlying Processes","title-short":"Language and Auditory-verbal Short-term Memory Impairments","volume":"14","author":[{"family":"Martin","gi</vt:lpwstr>
  </property>
  <property fmtid="{D5CDD505-2E9C-101B-9397-08002B2CF9AE}" pid="1437" name="ZOTERO_BREF_jpyIbyiNnKWv_4">
    <vt:lpwstr>ven":"N"},{"family":"Saffran","given":"Eleanor M."}],"issued":{"date-parts":[["1997",7]]}}}],"schema":"https://github.com/citation-style-language/schema/raw/master/csl-citation.json"}</vt:lpwstr>
  </property>
  <property fmtid="{D5CDD505-2E9C-101B-9397-08002B2CF9AE}" pid="1438" name="ZOTERO_BREF_jyOOy8Ahbjt7_1">
    <vt:lpwstr>ZOTERO_ITEM CSL_CITATION {"citationID":"0YhrRtsa","properties":{"formattedCitation":"(Monnier &amp; Bonthoux, 2011)","plainCitation":"(Monnier &amp; Bonthoux, 2011)","noteIndex":0},"citationItems":[{"id":1597,"uris":["http://zotero.org/users/6058248/items/LAUWSEF</vt:lpwstr>
  </property>
  <property fmtid="{D5CDD505-2E9C-101B-9397-08002B2CF9AE}" pid="1439" name="ZOTERO_BREF_jyOOy8Ahbjt7_2">
    <vt:lpwstr>8"],"itemData":{"id":1597,"type":"article-journal","container-title":"British Journal of Developmental Psychology","DOI":"10.1111/j.2044-835X.2010.02024.x","ISSN":"0261510X","issue":"4","language":"en","page":"929-941","source":"DOI.org (Crossref)","title</vt:lpwstr>
  </property>
  <property fmtid="{D5CDD505-2E9C-101B-9397-08002B2CF9AE}" pid="1440" name="ZOTERO_BREF_jyOOy8Ahbjt7_3">
    <vt:lpwstr>":"The semantic-similarity effect in children: Influence of long-term knowledge on verbal short-term memory: Semantic contribution to serial recall in children","title-short":"The semantic-similarity effect in children","volume":"29","author":[{"family":"</vt:lpwstr>
  </property>
  <property fmtid="{D5CDD505-2E9C-101B-9397-08002B2CF9AE}" pid="1441" name="ZOTERO_BREF_jyOOy8Ahbjt7_4">
    <vt:lpwstr>Monnier","given":"Catherine"},{"family":"Bonthoux","given":"Françoise"}],"issued":{"date-parts":[["2011",11]]}}}],"schema":"https://github.com/citation-style-language/schema/raw/master/csl-citation.json"}</vt:lpwstr>
  </property>
  <property fmtid="{D5CDD505-2E9C-101B-9397-08002B2CF9AE}" pid="1442" name="ZOTERO_BREF_k4Hg50kCVLyw_1">
    <vt:lpwstr>ZOTERO_ITEM CSL_CITATION {"citationID":"IPEXLdRu","properties":{"formattedCitation":"(Kowialiewski, Lemaire, et al., 2022)","plainCitation":"(Kowialiewski, Lemaire, et al., 2022)","noteIndex":0},"citationItems":[{"id":2071,"uris":["http://zotero.org/users</vt:lpwstr>
  </property>
  <property fmtid="{D5CDD505-2E9C-101B-9397-08002B2CF9AE}" pid="1443" name="ZOTERO_BREF_k4Hg50kCVLyw_2">
    <vt:lpwstr>/6058248/items/ZB73I9SX"],"itemData":{"id":2071,"type":"article-journal","container-title":"Journal of Experimental Psychology: General","issue":"11","page":"2641–2665","title":"Between-item Similarity Frees Up Working Memory Resources Through Compression</vt:lpwstr>
  </property>
  <property fmtid="{D5CDD505-2E9C-101B-9397-08002B2CF9AE}" pid="1444" name="ZOTERO_BREF_k4Hg50kCVLyw_3">
    <vt:lpwstr>: A Domain-General Property","volume":"151","author":[{"family":"Kowialiewski","given":"Benjamin"},{"family":"Lemaire","given":"Benoît"},{"family":"Portrat","given":"Sophie"}],"issued":{"date-parts":[["2022"]]}}}],"schema":"https://github.com/citation-sty</vt:lpwstr>
  </property>
  <property fmtid="{D5CDD505-2E9C-101B-9397-08002B2CF9AE}" pid="1445" name="ZOTERO_BREF_k4Hg50kCVLyw_4">
    <vt:lpwstr>le-language/schema/raw/master/csl-citation.json"}</vt:lpwstr>
  </property>
  <property fmtid="{D5CDD505-2E9C-101B-9397-08002B2CF9AE}" pid="1446" name="ZOTERO_BREF_kGHSj15UGTJM_1">
    <vt:lpwstr>ZOTERO_ITEM CSL_CITATION {"citationID":"nRiYNi9J","properties":{"formattedCitation":"(Lemaire &amp; Portrat, 2018; Portrat et al., 2016; Portrat &amp; Lemaire, 2015)","plainCitation":"(Lemaire &amp; Portrat, 2018; Portrat et al., 2016; Portrat &amp; Lemaire, 2015)","note</vt:lpwstr>
  </property>
  <property fmtid="{D5CDD505-2E9C-101B-9397-08002B2CF9AE}" pid="1447" name="ZOTERO_BREF_kGHSj15UGTJM_10">
    <vt:lpwstr>odel integrating both interference and time-based decay. The article also discusses the compatibility of TBRS∗-I with a unitary or dual view of memory and the issue of integrating time and interference in a single model. Computer codes and data are availa</vt:lpwstr>
  </property>
  <property fmtid="{D5CDD505-2E9C-101B-9397-08002B2CF9AE}" pid="1448" name="ZOTERO_BREF_kGHSj15UGTJM_11">
    <vt:lpwstr>ble at https://osf.io/65sna/.","container-title":"Frontiers in Psychology","DOI":"10.3389/fpsyg.2018.00416","ISSN":"1664-1078","journalAbbreviation":"Front. Psychol.","language":"en","page":"416","source":"DOI.org (Crossref)","title":"A Computational Mode</vt:lpwstr>
  </property>
  <property fmtid="{D5CDD505-2E9C-101B-9397-08002B2CF9AE}" pid="1449" name="ZOTERO_BREF_kGHSj15UGTJM_12">
    <vt:lpwstr>l of Working Memory Integrating Time-Based Decay and Interference","volume":"9","author":[{"family":"Lemaire","given":"Benoît"},{"family":"Portrat","given":"Sophie"}],"issued":{"date-parts":[["2018",4,3]]}}},{"id":1512,"uris":["http://zotero.org/users/605</vt:lpwstr>
  </property>
  <property fmtid="{D5CDD505-2E9C-101B-9397-08002B2CF9AE}" pid="1450" name="ZOTERO_BREF_kGHSj15UGTJM_13">
    <vt:lpwstr>8248/items/JD82626G"],"itemData":{"id":1512,"type":"article-journal","container-title":"Memory &amp; Cognition","DOI":"10.3758/s13421-015-0572-9","ISSN":"0090-502X, 1532-5946","issue":"3","journalAbbreviation":"Mem Cogn","language":"en","page":"420-434","sour</vt:lpwstr>
  </property>
  <property fmtid="{D5CDD505-2E9C-101B-9397-08002B2CF9AE}" pid="1451" name="ZOTERO_BREF_kGHSj15UGTJM_14">
    <vt:lpwstr>ce":"DOI.org (Crossref)","title":"Promoting the experimental dialogue between working memory and chunking: Behavioral data and simulation","title-short":"Promoting the experimental dialogue between working memory and chunking","volume":"44","author":[{"fa</vt:lpwstr>
  </property>
  <property fmtid="{D5CDD505-2E9C-101B-9397-08002B2CF9AE}" pid="1452" name="ZOTERO_BREF_kGHSj15UGTJM_15">
    <vt:lpwstr>mily":"Portrat","given":"Sophie"},{"family":"Guida","given":"Alessandro"},{"family":"Phénix","given":"Thierry"},{"family":"Lemaire","given":"Benoît"}],"issued":{"date-parts":[["2016",4]]}}},{"id":1511,"uris":["http://zotero.org/users/6058248/items/EJEQA2U</vt:lpwstr>
  </property>
  <property fmtid="{D5CDD505-2E9C-101B-9397-08002B2CF9AE}" pid="1453" name="ZOTERO_BREF_kGHSj15UGTJM_16">
    <vt:lpwstr>S"],"itemData":{"id":1511,"type":"article-journal","abstract":"Short-term memorization of items while performing a concurrent distracting task requires maintenance processes. The time-based resource-sharing model of working memory (Barrouillet et al. in P</vt:lpwstr>
  </property>
  <property fmtid="{D5CDD505-2E9C-101B-9397-08002B2CF9AE}" pid="1454" name="ZOTERO_BREF_kGHSj15UGTJM_17">
    <vt:lpwstr>sychol Rev 118:175–192, 2011) and its computational version TBRS* (Oberauer and Lewandowsky in Psychon Bull Rev 18:10–45, 2011) proposed that items are refreshed when attention is not captured by the distracting activity. However, these models are unable </vt:lpwstr>
  </property>
  <property fmtid="{D5CDD505-2E9C-101B-9397-08002B2CF9AE}" pid="1455" name="ZOTERO_BREF_kGHSj15UGTJM_18">
    <vt:lpwstr>to account for human performance on the last items when temporal constraints are substantial. The present study presents an analytic approach and computational simulations showing that the sequentiality of the domain-general attentional refreshing mechani</vt:lpwstr>
  </property>
  <property fmtid="{D5CDD505-2E9C-101B-9397-08002B2CF9AE}" pid="1456" name="ZOTERO_BREF_kGHSj15UGTJM_19">
    <vt:lpwstr>sm is responsible for the discrepancy between humans and model. It is suggested that the focus of attention could be ﬂexible. The implementation of a computational model based on this solution provides a much better ﬁt to human data. Outcomes are discusse</vt:lpwstr>
  </property>
  <property fmtid="{D5CDD505-2E9C-101B-9397-08002B2CF9AE}" pid="1457" name="ZOTERO_BREF_kGHSj15UGTJM_2">
    <vt:lpwstr>Index":0},"citationItems":[{"id":333,"uris":["http://zotero.org/users/6058248/items/CWTIIAG9"],"itemData":{"id":333,"type":"article-journal","abstract":"There is still a strong debate in the working memory literature about the cause of forgetting, with ma</vt:lpwstr>
  </property>
  <property fmtid="{D5CDD505-2E9C-101B-9397-08002B2CF9AE}" pid="1458" name="ZOTERO_BREF_kGHSj15UGTJM_20">
    <vt:lpwstr>d in reference to contemporary works on the phonological loop as well as in reference to other computational models of short-term memory.","container-title":"Cognitive Computation","DOI":"10.1007/s12559-014-9294-8","ISSN":"1866-9956, 1866-9964","issue":"3</vt:lpwstr>
  </property>
  <property fmtid="{D5CDD505-2E9C-101B-9397-08002B2CF9AE}" pid="1459" name="ZOTERO_BREF_kGHSj15UGTJM_21">
    <vt:lpwstr>","journalAbbreviation":"Cogn Comput","language":"en","page":"333-345","source":"DOI.org (Crossref)","title":"Is Attentional Refreshing in Working Memory Sequential? A Computational Modeling Approach","title-short":"Is Attentional Refreshing in Working Me</vt:lpwstr>
  </property>
  <property fmtid="{D5CDD505-2E9C-101B-9397-08002B2CF9AE}" pid="1460" name="ZOTERO_BREF_kGHSj15UGTJM_22">
    <vt:lpwstr>mory Sequential?","volume":"7","author":[{"family":"Portrat","given":"Sophie"},{"family":"Lemaire","given":"Benoît"}],"issued":{"date-parts":[["2015",6]]}}}],"schema":"https://github.com/citation-style-language/schema/raw/master/csl-citation.json"}</vt:lpwstr>
  </property>
  <property fmtid="{D5CDD505-2E9C-101B-9397-08002B2CF9AE}" pid="1461" name="ZOTERO_BREF_kGHSj15UGTJM_3">
    <vt:lpwstr>ny articles providing evidence for the existence of temporal decay and as many publications providing evidence compatible with interference being the only mechanism involved in forgetting. In order to reconcile the two views, this article describes TBRS∗-</vt:lpwstr>
  </property>
  <property fmtid="{D5CDD505-2E9C-101B-9397-08002B2CF9AE}" pid="1462" name="ZOTERO_BREF_kGHSj15UGTJM_4">
    <vt:lpwstr>I (for Time-Based Resource-Sharing∗-Interference), a computational model of working memory which incorporates an interference-based mechanism to the decay-based implementation TBRS∗ within the TBRS theoretical framework. At encoding, memoranda are associa</vt:lpwstr>
  </property>
  <property fmtid="{D5CDD505-2E9C-101B-9397-08002B2CF9AE}" pid="1463" name="ZOTERO_BREF_kGHSj15UGTJM_5">
    <vt:lpwstr>ted to their context, namely their position in the list. Temporal decay decreases the strength of these associations, but a refreshing process may reactivate it during free time. Distractors may alter the distributed representation of memoranda but refres</vt:lpwstr>
  </property>
  <property fmtid="{D5CDD505-2E9C-101B-9397-08002B2CF9AE}" pid="1464" name="ZOTERO_BREF_kGHSj15UGTJM_6">
    <vt:lpwstr>hing can restore them based on the long-term memory representations. Refreshing is therefore twofold: reactivation plus restoration, each one counteracting the detrimental time-based and interference-based decays, respectively. Two types of interference a</vt:lpwstr>
  </property>
  <property fmtid="{D5CDD505-2E9C-101B-9397-08002B2CF9AE}" pid="1465" name="ZOTERO_BREF_kGHSj15UGTJM_7">
    <vt:lpwstr>re implemented: interference by confusion which depends on the degree of overlap between memoranda and distractors and interference by superposition which depends on the similarity between them. TBRS∗-I was tested on six benchmark ﬁndings on retention-int</vt:lpwstr>
  </property>
  <property fmtid="{D5CDD505-2E9C-101B-9397-08002B2CF9AE}" pid="1466" name="ZOTERO_BREF_kGHSj15UGTJM_8">
    <vt:lpwstr>erval and distractor-processing effects by means of millions of simulations testing the effects of seven factors on memory performance: the number of memoranda, the duration of distractor attentional capture, the duration of free time, the number of distr</vt:lpwstr>
  </property>
  <property fmtid="{D5CDD505-2E9C-101B-9397-08002B2CF9AE}" pid="1467" name="ZOTERO_BREF_kGHSj15UGTJM_9">
    <vt:lpwstr>actors, the amount of overlap between memoranda and distractors, the similarity between memoranda and distractors and the homogeneity of distractors (all identical or all distinct). TBRS∗-I replicated classical effects and proved to be a suitable hybrid m</vt:lpwstr>
  </property>
  <property fmtid="{D5CDD505-2E9C-101B-9397-08002B2CF9AE}" pid="1468" name="ZOTERO_BREF_khr7siZeUkeg_1">
    <vt:lpwstr>ZOTERO_ITEM CSL_CITATION {"citationID":"6X15o9kK","properties":{"formattedCitation":"(Neale &amp; Tehan, 2007; Poirier &amp; Saint-Aubin, 1995; Saint-Aubin et al., 2005; Saint-Aubin &amp; Poirier, 1999a)","plainCitation":"(Neale &amp; Tehan, 2007; Poirier &amp; Saint-Aubin, </vt:lpwstr>
  </property>
  <property fmtid="{D5CDD505-2E9C-101B-9397-08002B2CF9AE}" pid="1469" name="ZOTERO_BREF_khr7siZeUkeg_10">
    <vt:lpwstr>ental Psychology Section A","DOI":"10.1080/713755814","ISSN":"0272-4987, 1464-0740","issue":"2","journalAbbreviation":"The Quarterly Journal of Experimental Psychology Section A","language":"en","page":"367-394","source":"DOI.org (Crossref)","title":"Sema</vt:lpwstr>
  </property>
  <property fmtid="{D5CDD505-2E9C-101B-9397-08002B2CF9AE}" pid="1470" name="ZOTERO_BREF_khr7siZeUkeg_11">
    <vt:lpwstr>ntic Similarity and Immediate Serial Recall: Is There a Detrimental Effect on Order Information?","title-short":"Semantic Similarity and Immediate Serial Recall","volume":"52","author":[{"family":"Saint-Aubin","given":"Jean"},{"family":"Poirier","given":"</vt:lpwstr>
  </property>
  <property fmtid="{D5CDD505-2E9C-101B-9397-08002B2CF9AE}" pid="1471" name="ZOTERO_BREF_khr7siZeUkeg_12">
    <vt:lpwstr>Marie"}],"issued":{"date-parts":[["1999",4]]}}}],"schema":"https://github.com/citation-style-language/schema/raw/master/csl-citation.json"}</vt:lpwstr>
  </property>
  <property fmtid="{D5CDD505-2E9C-101B-9397-08002B2CF9AE}" pid="1472" name="ZOTERO_BREF_khr7siZeUkeg_2">
    <vt:lpwstr>1995; Saint-Aubin et al., 2005; Saint-Aubin &amp; Poirier, 1999a)","noteIndex":0},"citationItems":[{"id":1574,"uris":["http://zotero.org/users/6058248/items/5Z2VJX6T"],"itemData":{"id":1574,"type":"article-journal","container-title":"Memory &amp; Cognition","DOI"</vt:lpwstr>
  </property>
  <property fmtid="{D5CDD505-2E9C-101B-9397-08002B2CF9AE}" pid="1473" name="ZOTERO_BREF_khr7siZeUkeg_3">
    <vt:lpwstr>:"10.3758/BF03192927","ISSN":"0090-502X, 1532-5946","issue":"8","journalAbbreviation":"Mem Cogn","language":"en","page":"1940-1953","source":"DOI.org (Crossref)","title":"Age and redintegration in immediate memory and their relationship to task difficulty</vt:lpwstr>
  </property>
  <property fmtid="{D5CDD505-2E9C-101B-9397-08002B2CF9AE}" pid="1474" name="ZOTERO_BREF_khr7siZeUkeg_4">
    <vt:lpwstr>","volume":"35","author":[{"family":"Neale","given":"Kerry"},{"family":"Tehan","given":"Gerald"}],"issued":{"date-parts":[["2007",12]]}}},{"id":1412,"uris":["http://zotero.org/users/6058248/items/3C2FCWTC"],"itemData":{"id":1412,"type":"article-journal","</vt:lpwstr>
  </property>
  <property fmtid="{D5CDD505-2E9C-101B-9397-08002B2CF9AE}" pid="1475" name="ZOTERO_BREF_khr7siZeUkeg_5">
    <vt:lpwstr>container-title":"The Quarterly Journal of Experimental Psychology Section A","DOI":"10.1080/14640749508401396","ISSN":"0272-4987, 1464-0740","issue":"2","journalAbbreviation":"The Quarterly Journal of Experimental Psychology Section A","language":"en","p</vt:lpwstr>
  </property>
  <property fmtid="{D5CDD505-2E9C-101B-9397-08002B2CF9AE}" pid="1476" name="ZOTERO_BREF_khr7siZeUkeg_6">
    <vt:lpwstr>age":"384-404","source":"DOI.org (Crossref)","title":"Memory for Related and Unrelated Words: Further Evidence on the Influence of Semantic Factors in Immediate Serial Recall","title-short":"Memory for Related and Unrelated Words","volume":"48","author":[</vt:lpwstr>
  </property>
  <property fmtid="{D5CDD505-2E9C-101B-9397-08002B2CF9AE}" pid="1477" name="ZOTERO_BREF_khr7siZeUkeg_7">
    <vt:lpwstr>{"family":"Poirier","given":"Marie"},{"family":"Saint-Aubin","given":"Jean"}],"issued":{"date-parts":[["1995",5]]}}},{"id":19,"uris":["http://zotero.org/users/6058248/items/VLZ55ZK8"],"itemData":{"id":19,"type":"article-journal","container-title":"Psychon</vt:lpwstr>
  </property>
  <property fmtid="{D5CDD505-2E9C-101B-9397-08002B2CF9AE}" pid="1478" name="ZOTERO_BREF_khr7siZeUkeg_8">
    <vt:lpwstr>omic Bulletin &amp; Review","language":"en","page":"171-177","source":"Zotero","title":"Semantic similarity and immediate serial recall: Is there an effect on all trials","volume":"12","author":[{"family":"Saint-Aubin","given":"Jean"},{"family":"Ouellette","g</vt:lpwstr>
  </property>
  <property fmtid="{D5CDD505-2E9C-101B-9397-08002B2CF9AE}" pid="1479" name="ZOTERO_BREF_khr7siZeUkeg_9">
    <vt:lpwstr>iven":"Denis"},{"family":"Poirier","given":"Marie"}],"issued":{"date-parts":[["2005"]]}}},{"id":329,"uris":["http://zotero.org/users/6058248/items/2ERJMKL3"],"itemData":{"id":329,"type":"article-journal","container-title":"The Quarterly Journal of Experim</vt:lpwstr>
  </property>
  <property fmtid="{D5CDD505-2E9C-101B-9397-08002B2CF9AE}" pid="1480" name="ZOTERO_BREF_knCybBTPVFJ1_1">
    <vt:lpwstr>ZOTERO_ITEM CSL_CITATION {"citationID":"aWFGhrf5","properties":{"formattedCitation":"(Kowialiewski, Lemaire, &amp; Portrat, 2021; Kowialiewski &amp; Majerus, 2020)","plainCitation":"(Kowialiewski, Lemaire, &amp; Portrat, 2021; Kowialiewski &amp; Majerus, 2020)","noteInde</vt:lpwstr>
  </property>
  <property fmtid="{D5CDD505-2E9C-101B-9397-08002B2CF9AE}" pid="1481" name="ZOTERO_BREF_knCybBTPVFJ1_10">
    <vt:lpwstr>/doi.org/10.1016/j.jml.2020.104208.","volume":"117","author":[{"family":"Kowialiewski","given":"Benjamin"},{"family":"Lemaire","given":"Benoît"},{"family":"Portrat","given":"Sophie"}],"accessed":{"date-parts":[["2020",12,27]]},"issued":{"date-parts":[["20</vt:lpwstr>
  </property>
  <property fmtid="{D5CDD505-2E9C-101B-9397-08002B2CF9AE}" pid="1482" name="ZOTERO_BREF_knCybBTPVFJ1_11">
    <vt:lpwstr>21"]]}}},{"id":789,"uris":["http://zotero.org/users/6058248/items/J7N8CSIJ"],"itemData":{"id":789,"type":"article-journal","abstract":"Several studies have demonstrated an influence of semantic knowledge on verbal working memory (WM) performance, such as </vt:lpwstr>
  </property>
  <property fmtid="{D5CDD505-2E9C-101B-9397-08002B2CF9AE}" pid="1483" name="ZOTERO_BREF_knCybBTPVFJ1_12">
    <vt:lpwstr>shown by the observation of semantic relatedness (related vs. unrelated words) and word imageability (high vs. low imageability words) effects in working memory. The present study extends these observations by examining in four experiments the extent to w</vt:lpwstr>
  </property>
  <property fmtid="{D5CDD505-2E9C-101B-9397-08002B2CF9AE}" pid="1484" name="ZOTERO_BREF_knCybBTPVFJ1_13">
    <vt:lpwstr>hich semantic knowledge can protect WM representations against interference. We assessed immediate serial recall performance for semantically related vs. unrelated word lists and for high vs. low imageability word lists, with memory lists being followed b</vt:lpwstr>
  </property>
  <property fmtid="{D5CDD505-2E9C-101B-9397-08002B2CF9AE}" pid="1485" name="ZOTERO_BREF_knCybBTPVFJ1_14">
    <vt:lpwstr>y an interfering task after encoding or not. Results show that semantic relatedness leads to a stronger protective effect against interference than word imageability at the item level. Furthermore, the semantic relatedness had a stronger impact on WM perf</vt:lpwstr>
  </property>
  <property fmtid="{D5CDD505-2E9C-101B-9397-08002B2CF9AE}" pid="1486" name="ZOTERO_BREF_knCybBTPVFJ1_15">
    <vt:lpwstr>ormance than word imageability; this was further supported by a meta-analysis of all relevant studies in the field. These results suggest that inter-item associative semantic knowledge can protect WM content against interference, but less so item-level se</vt:lpwstr>
  </property>
  <property fmtid="{D5CDD505-2E9C-101B-9397-08002B2CF9AE}" pid="1487" name="ZOTERO_BREF_knCybBTPVFJ1_16">
    <vt:lpwstr>mantic knowledge. This protective effect may result from between-item recurrent reactivation or from reduced cognitive load via the compression of memoranda into conceptual units, as further supported by a series of computational simulations.","container-</vt:lpwstr>
  </property>
  <property fmtid="{D5CDD505-2E9C-101B-9397-08002B2CF9AE}" pid="1488" name="ZOTERO_BREF_knCybBTPVFJ1_17">
    <vt:lpwstr>title":"Cognition","DOI":"10.1016/j.cognition.2020.104278","ISSN":"00100277","journalAbbreviation":"Cognition","language":"en","page":"104278","source":"DOI.org (Crossref)","title":"The varying nature of semantic effects in working memory","volume":"202",</vt:lpwstr>
  </property>
  <property fmtid="{D5CDD505-2E9C-101B-9397-08002B2CF9AE}" pid="1489" name="ZOTERO_BREF_knCybBTPVFJ1_18">
    <vt:lpwstr>"author":[{"family":"Kowialiewski","given":"Benjamin"},{"family":"Majerus","given":"Steve"}],"issued":{"date-parts":[["2020",9]]}}}],"schema":"https://github.com/citation-style-language/schema/raw/master/csl-citation.json"}</vt:lpwstr>
  </property>
  <property fmtid="{D5CDD505-2E9C-101B-9397-08002B2CF9AE}" pid="1490" name="ZOTERO_BREF_knCybBTPVFJ1_2">
    <vt:lpwstr>x":0},"citationItems":[{"id":253,"uris":["http://zotero.org/users/6058248/items/KQFVBFHW"],"itemData":{"id":253,"type":"article-journal","abstract":"It is now firmly established that long-term memory knowledge, such as semantic knowledge, supports the tem</vt:lpwstr>
  </property>
  <property fmtid="{D5CDD505-2E9C-101B-9397-08002B2CF9AE}" pid="1491" name="ZOTERO_BREF_knCybBTPVFJ1_3">
    <vt:lpwstr>porary maintenance of verbal information in Working Memory (WM). This support from semantic knowledge is well-explained by models assuming that verbal items are directly activated in long-term memory, and that this activation provides the representational</vt:lpwstr>
  </property>
  <property fmtid="{D5CDD505-2E9C-101B-9397-08002B2CF9AE}" pid="1492" name="ZOTERO_BREF_knCybBTPVFJ1_4">
    <vt:lpwstr> basis for WM maintenance. However, the exact mechanisms underlying semantic influence on WM performance remain poorly understood. We manipulated the presence of betweenitem semantic relatedness in an immediate serial recall task, by mixing triplets compo</vt:lpwstr>
  </property>
  <property fmtid="{D5CDD505-2E9C-101B-9397-08002B2CF9AE}" pid="1493" name="ZOTERO_BREF_knCybBTPVFJ1_5">
    <vt:lpwstr>sed of semantically related and unrelated items (e.g. leaf – tree – branch – wall – beer – dog; hand – father – truck – cloud – sky – rain). Compared to unrelated items, related items were better recalled, as had been classically observed. Critically, sem</vt:lpwstr>
  </property>
  <property fmtid="{D5CDD505-2E9C-101B-9397-08002B2CF9AE}" pid="1494" name="ZOTERO_BREF_knCybBTPVFJ1_6">
    <vt:lpwstr>antic relatedness also impacted WM maintenance in a complex manner, as observed by the presence of proactive benefit effects on subsequent unrelated items, and the absence of retroactive effects. The complexity of these interactions is well-captured by TB</vt:lpwstr>
  </property>
  <property fmtid="{D5CDD505-2E9C-101B-9397-08002B2CF9AE}" pid="1495" name="ZOTERO_BREF_knCybBTPVFJ1_7">
    <vt:lpwstr>RS*-S, a decay-based computational architecture in which the activation occurring in long-term memory is described. The present study suggests that semantic knowledge can be used to free up WM resources that can be reallocated for maintenance purposes, an</vt:lpwstr>
  </property>
  <property fmtid="{D5CDD505-2E9C-101B-9397-08002B2CF9AE}" pid="1496" name="ZOTERO_BREF_knCybBTPVFJ1_8">
    <vt:lpwstr>d supports models postulating that long-term memory knowledge constrains WM maintenance processes.","container-title":"Journal of Memory and Language","DOI":"https://doi.org/10.1016/j.jml.2020.104208","issue":"104208","language":"en","note":"DOI: 10.31234</vt:lpwstr>
  </property>
  <property fmtid="{D5CDD505-2E9C-101B-9397-08002B2CF9AE}" pid="1497" name="ZOTERO_BREF_knCybBTPVFJ1_9">
    <vt:lpwstr>/osf.io/tn4dj","source":"DOI.org (Crossref)","title":"How does semantic knowledge impact working memory maintenance? Computational and behavioral investigations","title-short":"How Does Semantic Knowledge Impact Working Memory Maintenance?","URL":"https:/</vt:lpwstr>
  </property>
  <property fmtid="{D5CDD505-2E9C-101B-9397-08002B2CF9AE}" pid="1498" name="ZOTERO_BREF_koLmwoe037S3_1">
    <vt:lpwstr>ZOTERO_ITEM CSL_CITATION {"citationID":"JxsYzUgG","properties":{"formattedCitation":"(Burgess &amp; Hitch, 1999, 2006; Henson, 1998; Lewandowsky &amp; Farrell, 2008; Oberauer et al., 2012; Oberauer &amp; Lewandowsky, 2011)","plainCitation":"(Burgess &amp; Hitch, 1999, 20</vt:lpwstr>
  </property>
  <property fmtid="{D5CDD505-2E9C-101B-9397-08002B2CF9AE}" pid="1499" name="ZOTERO_BREF_koLmwoe037S3_10">
    <vt:lpwstr>reviation":"Journal of Memory and Language","language":"en","page":"627-652","source":"DOI.org (Crossref)","title":"A revised model of short-term memory and long-term learning of verbal sequences","volume":"55","author":[{"family":"Burgess","given":"Neil"</vt:lpwstr>
  </property>
  <property fmtid="{D5CDD505-2E9C-101B-9397-08002B2CF9AE}" pid="1500" name="ZOTERO_BREF_koLmwoe037S3_11">
    <vt:lpwstr>},{"family":"Hitch","given":"Graham J."}],"issued":{"date-parts":[["2006",11]]}}},{"id":2183,"uris":["http://zotero.org/users/6058248/items/A7927GIV"],"itemData":{"id":2183,"type":"article-journal","container-title":"Cognitive Psychology","DOI":"10.1006/c</vt:lpwstr>
  </property>
  <property fmtid="{D5CDD505-2E9C-101B-9397-08002B2CF9AE}" pid="1501" name="ZOTERO_BREF_koLmwoe037S3_12">
    <vt:lpwstr>ogp.1998.0685","ISSN":"00100285","issue":"2","journalAbbreviation":"Cognitive Psychology","language":"en","page":"73-137","source":"DOI.org (Crossref)","title":"Short-Term Memory for Serial Order: The Start-End Model","title-short":"Short-Term Memory for </vt:lpwstr>
  </property>
  <property fmtid="{D5CDD505-2E9C-101B-9397-08002B2CF9AE}" pid="1502" name="ZOTERO_BREF_koLmwoe037S3_13">
    <vt:lpwstr>Serial Order","volume":"36","author":[{"family":"Henson","given":"Richard N. A."}],"issued":{"date-parts":[["1998",7]]}}},{"id":313,"uris":["http://zotero.org/users/6058248/items/PDA9I2JM"],"itemData":{"id":313,"type":"chapter","abstract":"We review the e</vt:lpwstr>
  </property>
  <property fmtid="{D5CDD505-2E9C-101B-9397-08002B2CF9AE}" pid="1503" name="ZOTERO_BREF_koLmwoe037S3_14">
    <vt:lpwstr>xtensive benchmark data on short-term memory for order, and discuss the prominent computational theories accounting for serial order memory. On the basis of recent diagnostic results, we identify four explanatory constructs that we suggest must be instant</vt:lpwstr>
  </property>
  <property fmtid="{D5CDD505-2E9C-101B-9397-08002B2CF9AE}" pid="1504" name="ZOTERO_BREF_koLmwoe037S3_15">
    <vt:lpwstr>iated in a model in order to provide an adequate account of those data. We present one such model, called C-SOB, and show that it handles existing benchmark data as well as recent diagnostic results. We conclude by exploring some of the model’s novel pred</vt:lpwstr>
  </property>
  <property fmtid="{D5CDD505-2E9C-101B-9397-08002B2CF9AE}" pid="1505" name="ZOTERO_BREF_koLmwoe037S3_16">
    <vt:lpwstr>ictions.","container-title":"Psychology of Learning and Motivation","ISBN":"978-0-12-374316-9","language":"en","note":"DOI: 10.1016/S0079-7421(08)00001-7","page":"1-48","publisher":"Elsevier","source":"DOI.org (Crossref)","title":"Short-Term Memory: New D</vt:lpwstr>
  </property>
  <property fmtid="{D5CDD505-2E9C-101B-9397-08002B2CF9AE}" pid="1506" name="ZOTERO_BREF_koLmwoe037S3_17">
    <vt:lpwstr>ata and a Model","title-short":"Short-Term Memory","URL":"https://linkinghub.elsevier.com/retrieve/pii/S0079742108000017","volume":"49","author":[{"family":"Lewandowsky","given":"Stephan"},{"family":"Farrell","given":"Simon"}],"accessed":{"date-parts":[["</vt:lpwstr>
  </property>
  <property fmtid="{D5CDD505-2E9C-101B-9397-08002B2CF9AE}" pid="1507" name="ZOTERO_BREF_koLmwoe037S3_18">
    <vt:lpwstr>2020",5,27]]},"issued":{"date-parts":[["2008"]]}}},{"id":1529,"uris":["http://zotero.org/users/6058248/items/YFF5WSRU"],"itemData":{"id":1529,"type":"article-journal","abstract":"This article introduces a new computational model for the complex-span task,</vt:lpwstr>
  </property>
  <property fmtid="{D5CDD505-2E9C-101B-9397-08002B2CF9AE}" pid="1508" name="ZOTERO_BREF_koLmwoe037S3_19">
    <vt:lpwstr> the most popular task for studying working memory. SOB-CS is a two-layer neural network that associates distributed item representations with distributed, overlapping position markers. Memory capacity limits are explained by interference from a superposi</vt:lpwstr>
  </property>
  <property fmtid="{D5CDD505-2E9C-101B-9397-08002B2CF9AE}" pid="1509" name="ZOTERO_BREF_koLmwoe037S3_2">
    <vt:lpwstr>06; Henson, 1998; Lewandowsky &amp; Farrell, 2008; Oberauer et al., 2012; Oberauer &amp; Lewandowsky, 2011)","noteIndex":0},"citationItems":[{"id":2000,"uris":["http://zotero.org/users/6058248/items/VSGVS83J"],"itemData":{"id":2000,"type":"article-journal","conta</vt:lpwstr>
  </property>
  <property fmtid="{D5CDD505-2E9C-101B-9397-08002B2CF9AE}" pid="1510" name="ZOTERO_BREF_koLmwoe037S3_20">
    <vt:lpwstr>tion of associations. Concurrent processing interferes with memory through involuntary encoding of distractors. Free time in-between distractors is used to remove irrelevant representations, thereby reducing interference. The model accounts for benchmark </vt:lpwstr>
  </property>
  <property fmtid="{D5CDD505-2E9C-101B-9397-08002B2CF9AE}" pid="1511" name="ZOTERO_BREF_koLmwoe037S3_21">
    <vt:lpwstr>findings in four areas: (1) effects of processing pace, processing difficulty, and number of processing steps; (2) effects of serial position and error patterns; (3) effects of different kinds of item–distractor similarity; and (4) correlations between sp</vt:lpwstr>
  </property>
  <property fmtid="{D5CDD505-2E9C-101B-9397-08002B2CF9AE}" pid="1512" name="ZOTERO_BREF_koLmwoe037S3_22">
    <vt:lpwstr>an tasks. The model makes several new predictions in these areas, which were confirmed experimentally.","container-title":"Psychonomic Bulletin &amp; Review","DOI":"10.3758/s13423-012-0272-4","ISSN":"1069-9384, 1531-5320","issue":"5","journalAbbreviation":"Ps</vt:lpwstr>
  </property>
  <property fmtid="{D5CDD505-2E9C-101B-9397-08002B2CF9AE}" pid="1513" name="ZOTERO_BREF_koLmwoe037S3_23">
    <vt:lpwstr>ychon Bull Rev","language":"en","page":"779-819","source":"DOI.org (Crossref)","title":"Modeling working memory: An interference model of complex span","title-short":"Modeling working memory","volume":"19","author":[{"family":"Oberauer","given":"Klaus"},{</vt:lpwstr>
  </property>
  <property fmtid="{D5CDD505-2E9C-101B-9397-08002B2CF9AE}" pid="1514" name="ZOTERO_BREF_koLmwoe037S3_24">
    <vt:lpwstr>"family":"Lewandowsky","given":"Stephan"},{"family":"Farrell","given":"Simon"},{"family":"Jarrold","given":"Christopher"},{"family":"Greaves","given":"Martin"}],"issued":{"date-parts":[["2012",10]]}}},{"id":1525,"uris":["http://zotero.org/users/6058248/it</vt:lpwstr>
  </property>
  <property fmtid="{D5CDD505-2E9C-101B-9397-08002B2CF9AE}" pid="1515" name="ZOTERO_BREF_koLmwoe037S3_25">
    <vt:lpwstr>ems/DGPXJ49D"],"itemData":{"id":1525,"type":"article-journal","abstract":"Working memory is a core concept in cognition, predicting about 50% of the variance in IQ and reasoning tasks. A popular test of working memory is the complex span task, in which en</vt:lpwstr>
  </property>
  <property fmtid="{D5CDD505-2E9C-101B-9397-08002B2CF9AE}" pid="1516" name="ZOTERO_BREF_koLmwoe037S3_26">
    <vt:lpwstr>coding of memoranda alternates with processing of distractors. A recent model of complex span performance, the Time-Based-Resource-Sharing (TBRS) model of Barrouillet and colleagues, has seemingly accounted for several crucial findings, in particular the </vt:lpwstr>
  </property>
  <property fmtid="{D5CDD505-2E9C-101B-9397-08002B2CF9AE}" pid="1517" name="ZOTERO_BREF_koLmwoe037S3_27">
    <vt:lpwstr>intricate trade-off between deterioration and restoration of memory in the complex span task. According to the TBRS, memory traces decay during processing of the distractors, and they are restored by attentional refreshing during brief pauses in between p</vt:lpwstr>
  </property>
  <property fmtid="{D5CDD505-2E9C-101B-9397-08002B2CF9AE}" pid="1518" name="ZOTERO_BREF_koLmwoe037S3_28">
    <vt:lpwstr>rocessing steps. However, to date, the theory has been formulated only at a verbal level, which renders it difficult to test and to be certain of its intuited predictions. We present a computational instantiation of the TBRS and show that it can handle mo</vt:lpwstr>
  </property>
  <property fmtid="{D5CDD505-2E9C-101B-9397-08002B2CF9AE}" pid="1519" name="ZOTERO_BREF_koLmwoe037S3_29">
    <vt:lpwstr>st of the findings on which the verbal model was based. We also show that there are potential challenges to the model that await future resolution. This instantiated model, TBRS*, is the first comprehensive computational model of performance in the comple</vt:lpwstr>
  </property>
  <property fmtid="{D5CDD505-2E9C-101B-9397-08002B2CF9AE}" pid="1520" name="ZOTERO_BREF_koLmwoe037S3_3">
    <vt:lpwstr>iner-title":"Psychological Review","issue":"3","language":"en","page":"551-581","source":"Zotero","title":"Memory for Serial Order: A Network Model of the Phonological Loop and Its Timing","volume":"106","author":[{"family":"Burgess","given":"Neil"},{"fam</vt:lpwstr>
  </property>
  <property fmtid="{D5CDD505-2E9C-101B-9397-08002B2CF9AE}" pid="1521" name="ZOTERO_BREF_koLmwoe037S3_30">
    <vt:lpwstr>x span paradigm. The Matlab model code is available as a supplementary material of this article.","container-title":"Psychonomic Bulletin &amp; Review","DOI":"10.3758/s13423-010-0020-6","ISSN":"1069-9384, 1531-5320","issue":"1","journalAbbreviation":"Psychon </vt:lpwstr>
  </property>
  <property fmtid="{D5CDD505-2E9C-101B-9397-08002B2CF9AE}" pid="1522" name="ZOTERO_BREF_koLmwoe037S3_31">
    <vt:lpwstr>Bull Rev","language":"en","page":"10-45","source":"DOI.org (Crossref)","title":"Modeling working memory: a computational implementation of the Time-Based Resource-Sharing theory","title-short":"Modeling working memory","volume":"18","author":[{"family":"O</vt:lpwstr>
  </property>
  <property fmtid="{D5CDD505-2E9C-101B-9397-08002B2CF9AE}" pid="1523" name="ZOTERO_BREF_koLmwoe037S3_32">
    <vt:lpwstr>berauer","given":"Klaus"},{"family":"Lewandowsky","given":"Stephan"}],"issued":{"date-parts":[["2011",2]]}}}],"schema":"https://github.com/citation-style-language/schema/raw/master/csl-citation.json"}</vt:lpwstr>
  </property>
  <property fmtid="{D5CDD505-2E9C-101B-9397-08002B2CF9AE}" pid="1524" name="ZOTERO_BREF_koLmwoe037S3_4">
    <vt:lpwstr>ily":"Hitch","given":"Graham J"}],"issued":{"date-parts":[["1999"]]}}},{"id":1214,"uris":["http://zotero.org/users/6058248/items/N2HBQHKM"],"itemData":{"id":1214,"type":"article-journal","abstract":"The interaction between short- and long-term memory is s</vt:lpwstr>
  </property>
  <property fmtid="{D5CDD505-2E9C-101B-9397-08002B2CF9AE}" pid="1525" name="ZOTERO_BREF_koLmwoe037S3_5">
    <vt:lpwstr>tudied within a model in which phonemic and (temporal) contextual information have separate inﬂuences on immediate verbal serial recall via connections with short- and longterm plasticity [Burgess, N., &amp; Hitch, G.J. (1999). Memory for serial order: a netw</vt:lpwstr>
  </property>
  <property fmtid="{D5CDD505-2E9C-101B-9397-08002B2CF9AE}" pid="1526" name="ZOTERO_BREF_koLmwoe037S3_6">
    <vt:lpwstr>ork model of the phonological loop and its timing. Psychological Review, 106, 551–581]. Long-term learning of sequences of familiar items is correctly predicted to interact with temporal grouping but not phonological similarity or articulatory suppression</vt:lpwstr>
  </property>
  <property fmtid="{D5CDD505-2E9C-101B-9397-08002B2CF9AE}" pid="1527" name="ZOTERO_BREF_koLmwoe037S3_7">
    <vt:lpwstr>. However the model fails to predict learning of diﬀerent sequences simultaneously, or of partially repeated lists. In a revised model, suﬃciently diﬀerent sequences recruit diﬀerent context signals while suﬃciently similar sequences recruit the same sign</vt:lpwstr>
  </property>
  <property fmtid="{D5CDD505-2E9C-101B-9397-08002B2CF9AE}" pid="1528" name="ZOTERO_BREF_koLmwoe037S3_8">
    <vt:lpwstr>al, via a cumulative matching process during encoding. Simulations show this revised model captures the experimental data on Hebb repetition, including the importance of matching at the start of a list, makes novel predictions concerning the eﬀects of par</vt:lpwstr>
  </property>
  <property fmtid="{D5CDD505-2E9C-101B-9397-08002B2CF9AE}" pid="1529" name="ZOTERO_BREF_koLmwoe037S3_9">
    <vt:lpwstr>tial repetition, and provides a potential mechanism for position speciﬁc intrusions and the build up of proactive interference.","container-title":"Journal of Memory and Language","DOI":"10.1016/j.jml.2006.08.005","ISSN":"0749596X","issue":"4","journalAbb</vt:lpwstr>
  </property>
  <property fmtid="{D5CDD505-2E9C-101B-9397-08002B2CF9AE}" pid="1530" name="ZOTERO_BREF_l33wBvCZoMVk_1">
    <vt:lpwstr>ZOTERO_ITEM CSL_CITATION {"citationID":"MQK0fBb8","properties":{"formattedCitation":"(Ricker et al., 2018)","plainCitation":"(Ricker et al., 2018)","noteIndex":0},"citationItems":[{"id":2138,"uris":["http://zotero.org/users/6058248/items/LRIB78RV"],"itemD</vt:lpwstr>
  </property>
  <property fmtid="{D5CDD505-2E9C-101B-9397-08002B2CF9AE}" pid="1531" name="ZOTERO_BREF_l33wBvCZoMVk_2">
    <vt:lpwstr>ata":{"id":2138,"type":"article-journal","container-title":"Annals of the New York Academy of Sciences","DOI":"10.1111/nyas.13633","ISSN":"00778923","issue":"1","journalAbbreviation":"Ann. N.Y. Acad. Sci.","language":"en","page":"8-18","source":"DOI.org (</vt:lpwstr>
  </property>
  <property fmtid="{D5CDD505-2E9C-101B-9397-08002B2CF9AE}" pid="1532" name="ZOTERO_BREF_l33wBvCZoMVk_3">
    <vt:lpwstr>Crossref)","title":"Working memory consolidation: insights from studies on attention and working memory: An overview of working memory consolidation","title-short":"Working memory consolidation","volume":"1424","author":[{"family":"Ricker","given":"Timoth</vt:lpwstr>
  </property>
  <property fmtid="{D5CDD505-2E9C-101B-9397-08002B2CF9AE}" pid="1533" name="ZOTERO_BREF_l33wBvCZoMVk_4">
    <vt:lpwstr>y J."},{"family":"Nieuwenstein","given":"Mark R."},{"family":"Bayliss","given":"Donna M."},{"family":"Barrouillet","given":"Pierre"}],"issued":{"date-parts":[["2018",7]]}}}],"schema":"https://github.com/citation-style-language/schema/raw/master/csl-citati</vt:lpwstr>
  </property>
  <property fmtid="{D5CDD505-2E9C-101B-9397-08002B2CF9AE}" pid="1534" name="ZOTERO_BREF_l33wBvCZoMVk_5">
    <vt:lpwstr>on.json"}</vt:lpwstr>
  </property>
  <property fmtid="{D5CDD505-2E9C-101B-9397-08002B2CF9AE}" pid="1535" name="ZOTERO_BREF_l3M1iLDYGouI_1">
    <vt:lpwstr>ZOTERO_ITEM CSL_CITATION {"citationID":"i8hPqRRM","properties":{"formattedCitation":"(Oberauer &amp; Lin, 2024)","plainCitation":"(Oberauer &amp; Lin, 2024)","dontUpdate":true,"noteIndex":0},"citationItems":[{"id":1,"uris":["http://zotero.org/users/6058248/items/</vt:lpwstr>
  </property>
  <property fmtid="{D5CDD505-2E9C-101B-9397-08002B2CF9AE}" pid="1536" name="ZOTERO_BREF_l3M1iLDYGouI_10">
    <vt:lpwstr>ual and verbal working memory.","volume":"50","author":[{"family":"Oberauer","given":"Klaus"},{"family":"Lin","given":"Hsuan-Yu"}],"issued":{"date-parts":[["2024",6]]}}}],"schema":"https://github.com/citation-style-language/schema/raw/master/csl-citation.</vt:lpwstr>
  </property>
  <property fmtid="{D5CDD505-2E9C-101B-9397-08002B2CF9AE}" pid="1537" name="ZOTERO_BREF_l3M1iLDYGouI_11">
    <vt:lpwstr>json"}</vt:lpwstr>
  </property>
  <property fmtid="{D5CDD505-2E9C-101B-9397-08002B2CF9AE}" pid="1538" name="ZOTERO_BREF_l3M1iLDYGouI_2">
    <vt:lpwstr>B53QXXWX"],"itemData":{"id":1,"type":"article-journal","abstract":"Research on working memory (WM) has followed two largely independent traditions: One concerned with memory for sequentially presented lists of discrete items, and the other with short-term</vt:lpwstr>
  </property>
  <property fmtid="{D5CDD505-2E9C-101B-9397-08002B2CF9AE}" pid="1539" name="ZOTERO_BREF_l3M1iLDYGouI_3">
    <vt:lpwstr> maintenance of simultaneously presented arrays of objects with simple, continuously varying features. Here we present a formal model of WM, the interference model (IM), that explains benchmark ﬁndings from both traditions: The shape of the error distribu</vt:lpwstr>
  </property>
  <property fmtid="{D5CDD505-2E9C-101B-9397-08002B2CF9AE}" pid="1540" name="ZOTERO_BREF_l3M1iLDYGouI_4">
    <vt:lpwstr>tion from continuous reproduction of visual features, and how it is affected by memory set size; the effects of serial position for sequentially presented items, the effect of output position, and the intrusion of nontargets as a function of their distanc</vt:lpwstr>
  </property>
  <property fmtid="{D5CDD505-2E9C-101B-9397-08002B2CF9AE}" pid="1541" name="ZOTERO_BREF_l3M1iLDYGouI_5">
    <vt:lpwstr>e from the target in space and in time. We apply the model to two experiments combining features of popular paradigms from both traditions: Lists of colors (Experiment 1) or of nonwords (Experiment 2) are presented sequentially and tested through selectio</vt:lpwstr>
  </property>
  <property fmtid="{D5CDD505-2E9C-101B-9397-08002B2CF9AE}" pid="1542" name="ZOTERO_BREF_l3M1iLDYGouI_6">
    <vt:lpwstr>n of the target from a set of candidates, ordered by their similarity. The core assumptions of the IM are: Contents are encoded into WM through temporary bindings to contexts that serve as retrieval cues to access the contents. Bindings have limited preci</vt:lpwstr>
  </property>
  <property fmtid="{D5CDD505-2E9C-101B-9397-08002B2CF9AE}" pid="1543" name="ZOTERO_BREF_l3M1iLDYGouI_7">
    <vt:lpwstr>sion on the context and the content dimension. A subset of the memory set—usually one item and its context—is maintained in a focus of attention with high precision. Successive events in an episode are encoded with decreasing strength, generating a primac</vt:lpwstr>
  </property>
  <property fmtid="{D5CDD505-2E9C-101B-9397-08002B2CF9AE}" pid="1544" name="ZOTERO_BREF_l3M1iLDYGouI_8">
    <vt:lpwstr>y gradient. With each encoded event, automatic updating of WM reduces the strength of preceding memories, creating a recency gradient and output interference.","container-title":"Journal of Experimental Psychology: Learning, Memory, and Cognition","DOI":"</vt:lpwstr>
  </property>
  <property fmtid="{D5CDD505-2E9C-101B-9397-08002B2CF9AE}" pid="1545" name="ZOTERO_BREF_l3M1iLDYGouI_9">
    <vt:lpwstr>10.1037/xlm0001303","ISSN":"1939-1285, 0278-7393","issue":"6","journalAbbreviation":"Journal of Experimental Psychology: Learning, Memory, and Cognition","language":"en","page":"858-888","source":"DOI.org (Crossref)","title":"An interference model for vis</vt:lpwstr>
  </property>
  <property fmtid="{D5CDD505-2E9C-101B-9397-08002B2CF9AE}" pid="1546" name="ZOTERO_BREF_l54mUzxurpOr_1">
    <vt:lpwstr/>
  </property>
  <property fmtid="{D5CDD505-2E9C-101B-9397-08002B2CF9AE}" pid="1547" name="ZOTERO_BREF_lFngeNuYgAtX_1">
    <vt:lpwstr>ZOTERO_ITEM CSL_CITATION {"citationID":"JchC3xPA","properties":{"formattedCitation":"(Brooks &amp; Watkins, 1990)","plainCitation":"(Brooks &amp; Watkins, 1990)","dontUpdate":true,"noteIndex":0},"citationItems":[{"id":2109,"uris":["http://zotero.org/users/6058248</vt:lpwstr>
  </property>
  <property fmtid="{D5CDD505-2E9C-101B-9397-08002B2CF9AE}" pid="1548" name="ZOTERO_BREF_lFngeNuYgAtX_2">
    <vt:lpwstr>/items/GB36F4Q7"],"itemData":{"id":2109,"type":"article-journal","container-title":"Journal of Experimental Psychology: Learning, Memory, and Cognition","DOI":"https://doi.org/10.1037/0278-7393.16.6.1134","issue":"6","language":"en","page":"1134-1141","so</vt:lpwstr>
  </property>
  <property fmtid="{D5CDD505-2E9C-101B-9397-08002B2CF9AE}" pid="1549" name="ZOTERO_BREF_lFngeNuYgAtX_3">
    <vt:lpwstr>urce":"Zotero","title":"Further Evidence of the Intricacy of Memory Span","volume":"16","author":[{"family":"Brooks","given":"John O"},{"family":"Watkins","given":"Michael J"}],"issued":{"date-parts":[["1990"]]}}}],"schema":"https://github.com/citation-st</vt:lpwstr>
  </property>
  <property fmtid="{D5CDD505-2E9C-101B-9397-08002B2CF9AE}" pid="1550" name="ZOTERO_BREF_lFngeNuYgAtX_4">
    <vt:lpwstr>yle-language/schema/raw/master/csl-citation.json"}</vt:lpwstr>
  </property>
  <property fmtid="{D5CDD505-2E9C-101B-9397-08002B2CF9AE}" pid="1551" name="ZOTERO_BREF_liWiLHPOPoJw_1">
    <vt:lpwstr>ZOTERO_ITEM CSL_CITATION {"citationID":"k8nTvzMv","properties":{"formattedCitation":"(Poirier &amp; Saint-Aubin, 1995)","plainCitation":"(Poirier &amp; Saint-Aubin, 1995)","dontUpdate":true,"noteIndex":0},"citationItems":[{"id":1412,"uris":["http://zotero.org/use</vt:lpwstr>
  </property>
  <property fmtid="{D5CDD505-2E9C-101B-9397-08002B2CF9AE}" pid="1552" name="ZOTERO_BREF_liWiLHPOPoJw_2">
    <vt:lpwstr>rs/6058248/items/3C2FCWTC"],"itemData":{"id":1412,"type":"article-journal","container-title":"The Quarterly Journal of Experimental Psychology Section A","DOI":"10.1080/14640749508401396","ISSN":"0272-4987, 1464-0740","issue":"2","journalAbbreviation":"Th</vt:lpwstr>
  </property>
  <property fmtid="{D5CDD505-2E9C-101B-9397-08002B2CF9AE}" pid="1553" name="ZOTERO_BREF_liWiLHPOPoJw_3">
    <vt:lpwstr>e Quarterly Journal of Experimental Psychology Section A","language":"en","page":"384-404","source":"DOI.org (Crossref)","title":"Memory for Related and Unrelated Words: Further Evidence on the Influence of Semantic Factors in Immediate Serial Recall","ti</vt:lpwstr>
  </property>
  <property fmtid="{D5CDD505-2E9C-101B-9397-08002B2CF9AE}" pid="1554" name="ZOTERO_BREF_liWiLHPOPoJw_4">
    <vt:lpwstr>tle-short":"Memory for Related and Unrelated Words","volume":"48","author":[{"family":"Poirier","given":"Marie"},{"family":"Saint-Aubin","given":"Jean"}],"issued":{"date-parts":[["1995",5]]}}}],"schema":"https://github.com/citation-style-language/schema/r</vt:lpwstr>
  </property>
  <property fmtid="{D5CDD505-2E9C-101B-9397-08002B2CF9AE}" pid="1555" name="ZOTERO_BREF_liWiLHPOPoJw_5">
    <vt:lpwstr>aw/master/csl-citation.json"}</vt:lpwstr>
  </property>
  <property fmtid="{D5CDD505-2E9C-101B-9397-08002B2CF9AE}" pid="1556" name="ZOTERO_BREF_ll4D3jg1uQG4_1">
    <vt:lpwstr>ZOTERO_ITEM CSL_CITATION {"citationID":"P3V0DG7B","properties":{"formattedCitation":"(Kowialiewski, Gorin, et al., 2021)","plainCitation":"(Kowialiewski, Gorin, et al., 2021)","dontUpdate":true,"noteIndex":0},"citationItems":[{"id":2002,"uris":["http://zo</vt:lpwstr>
  </property>
  <property fmtid="{D5CDD505-2E9C-101B-9397-08002B2CF9AE}" pid="1557" name="ZOTERO_BREF_ll4D3jg1uQG4_2">
    <vt:lpwstr>tero.org/users/6058248/items/GGHP6KT7"],"itemData":{"id":2002,"type":"article-journal","container-title":"Journal of Experimental Psychology: Learning, Memory, and Cognition","DOI":"https://doi.org/10.1037/xlm0001031","title":"Semantic knowledge constrain</vt:lpwstr>
  </property>
  <property fmtid="{D5CDD505-2E9C-101B-9397-08002B2CF9AE}" pid="1558" name="ZOTERO_BREF_ll4D3jg1uQG4_3">
    <vt:lpwstr>s the processing of serial order information in working memory","author":[{"family":"Kowialiewski","given":"Benjamin"},{"family":"Gorin","given":"Simon"},{"family":"Majerus","given":"Steve"}],"issued":{"date-parts":[["2021"]]}}}],"schema":"https://github.</vt:lpwstr>
  </property>
  <property fmtid="{D5CDD505-2E9C-101B-9397-08002B2CF9AE}" pid="1559" name="ZOTERO_BREF_ll4D3jg1uQG4_4">
    <vt:lpwstr>com/citation-style-language/schema/raw/master/csl-citation.json"}</vt:lpwstr>
  </property>
  <property fmtid="{D5CDD505-2E9C-101B-9397-08002B2CF9AE}" pid="1560" name="ZOTERO_BREF_loppZWriJTh0_1">
    <vt:lpwstr>ZOTERO_ITEM CSL_CITATION {"citationID":"VXcSpmrO","properties":{"formattedCitation":"(Zhang &amp; Osth, 2024)","plainCitation":"(Zhang &amp; Osth, 2024)","dontUpdate":true,"noteIndex":0},"citationItems":[{"id":2277,"uris":["http://zotero.org/users/6058248/items/7</vt:lpwstr>
  </property>
  <property fmtid="{D5CDD505-2E9C-101B-9397-08002B2CF9AE}" pid="1561" name="ZOTERO_BREF_loppZWriJTh0_2">
    <vt:lpwstr>YQ3XW2E"],"itemData":{"id":2277,"type":"article-journal","abstract":"A variety of letter string representations has been proposed in the reading literature to account for empirically established orthographic similarity effects from masked priming studies.</vt:lpwstr>
  </property>
  <property fmtid="{D5CDD505-2E9C-101B-9397-08002B2CF9AE}" pid="1562" name="ZOTERO_BREF_loppZWriJTh0_3">
    <vt:lpwstr> However, these similarity effects have not been explored in episodic memory paradigms and very few memory models have employed orthographic representation of words. In the current work, through two recognition memory experiments employing word and pseudo</vt:lpwstr>
  </property>
  <property fmtid="{D5CDD505-2E9C-101B-9397-08002B2CF9AE}" pid="1563" name="ZOTERO_BREF_loppZWriJTh0_4">
    <vt:lpwstr>word stimuli respectively, we empirically established a set of key orthographic similarity effects for the first time in recognition memory – namely the substitution effect, transposition effect and reverse effect in recognition memory of words and pseudo</vt:lpwstr>
  </property>
  <property fmtid="{D5CDD505-2E9C-101B-9397-08002B2CF9AE}" pid="1564" name="ZOTERO_BREF_loppZWriJTh0_5">
    <vt:lpwstr>words, and a start-letter importance in recognition memory of words. Subsequently, we compared orthographic representations from the reading literature including slot coding, closed-bigram, open-bigram and the overlap model. Each of these representations </vt:lpwstr>
  </property>
  <property fmtid="{D5CDD505-2E9C-101B-9397-08002B2CF9AE}" pid="1565" name="ZOTERO_BREF_loppZWriJTh0_6">
    <vt:lpwstr>was situated in a global matching model and fitted to recognition performance via Luce’s choice rule in a hierarchical Bayesian framework. Model selection results showed support for the open-bigram representation in both experiments.","container-title":"C</vt:lpwstr>
  </property>
  <property fmtid="{D5CDD505-2E9C-101B-9397-08002B2CF9AE}" pid="1566" name="ZOTERO_BREF_loppZWriJTh0_7">
    <vt:lpwstr>ognitive Psychology","DOI":"10.1016/j.cogpsych.2023.101619","ISSN":"00100285","journalAbbreviation":"Cognitive Psychology","language":"en","page":"101619","source":"DOI.org (Crossref)","title":"Modelling orthographic similarity effects in recognition memo</vt:lpwstr>
  </property>
  <property fmtid="{D5CDD505-2E9C-101B-9397-08002B2CF9AE}" pid="1567" name="ZOTERO_BREF_loppZWriJTh0_8">
    <vt:lpwstr>ry reveals support for open bigram representations of letter coding","volume":"148","author":[{"family":"Zhang","given":"Lyulei"},{"family":"Osth","given":"Adam.F."}],"issued":{"date-parts":[["2024",2]]}}}],"schema":"https://github.com/citation-style-lang</vt:lpwstr>
  </property>
  <property fmtid="{D5CDD505-2E9C-101B-9397-08002B2CF9AE}" pid="1568" name="ZOTERO_BREF_loppZWriJTh0_9">
    <vt:lpwstr>uage/schema/raw/master/csl-citation.json"}</vt:lpwstr>
  </property>
  <property fmtid="{D5CDD505-2E9C-101B-9397-08002B2CF9AE}" pid="1569" name="ZOTERO_BREF_lzRTX1EvRhK8_1">
    <vt:lpwstr>ZOTERO_ITEM CSL_CITATION {"citationID":"AWN7Ixk7","properties":{"formattedCitation":"(Atkins &amp; Reuter-Lorenz, 2008)","plainCitation":"(Atkins &amp; Reuter-Lorenz, 2008)","noteIndex":0},"citationItems":[{"id":1028,"uris":["http://zotero.org/users/6058248/items</vt:lpwstr>
  </property>
  <property fmtid="{D5CDD505-2E9C-101B-9397-08002B2CF9AE}" pid="1570" name="ZOTERO_BREF_lzRTX1EvRhK8_2">
    <vt:lpwstr>/788S3M5H"],"itemData":{"id":1028,"type":"article-journal","container-title":"Memory &amp; Cognition","DOI":"10.3758/MC.36.1.74","ISSN":"0090-502X, 1532-5946","issue":"1","journalAbbreviation":"Memory &amp; Cognition","language":"en","page":"74-81","source":"DOI.</vt:lpwstr>
  </property>
  <property fmtid="{D5CDD505-2E9C-101B-9397-08002B2CF9AE}" pid="1571" name="ZOTERO_BREF_lzRTX1EvRhK8_3">
    <vt:lpwstr>org (Crossref)","title":"False working memories? Semantic distortion in a mere 4 seconds","title-short":"False working memories?","volume":"36","author":[{"family":"Atkins","given":"Alexandra S."},{"family":"Reuter-Lorenz","given":"Patricia A."}],"issued"</vt:lpwstr>
  </property>
  <property fmtid="{D5CDD505-2E9C-101B-9397-08002B2CF9AE}" pid="1572" name="ZOTERO_BREF_lzRTX1EvRhK8_4">
    <vt:lpwstr>:{"date-parts":[["2008",1]]}}}],"schema":"https://github.com/citation-style-language/schema/raw/master/csl-citation.json"}</vt:lpwstr>
  </property>
  <property fmtid="{D5CDD505-2E9C-101B-9397-08002B2CF9AE}" pid="1573" name="ZOTERO_BREF_m8PjnVlmC9i0_1">
    <vt:lpwstr>ZOTERO_ITEM CSL_CITATION {"citationID":"zY9Kc5My","properties":{"formattedCitation":"(Kowialiewski &amp; Majerus, 2020; Neale &amp; Tehan, 2007)","plainCitation":"(Kowialiewski &amp; Majerus, 2020; Neale &amp; Tehan, 2007)","noteIndex":0},"citationItems":[{"id":789,"uris</vt:lpwstr>
  </property>
  <property fmtid="{D5CDD505-2E9C-101B-9397-08002B2CF9AE}" pid="1574" name="ZOTERO_BREF_m8PjnVlmC9i0_10">
    <vt:lpwstr>nition","DOI":"10.3758/BF03192927","ISSN":"0090-502X, 1532-5946","issue":"8","journalAbbreviation":"Mem Cogn","language":"en","page":"1940-1953","source":"DOI.org (Crossref)","title":"Age and redintegration in immediate memory and their relationship to ta</vt:lpwstr>
  </property>
  <property fmtid="{D5CDD505-2E9C-101B-9397-08002B2CF9AE}" pid="1575" name="ZOTERO_BREF_m8PjnVlmC9i0_11">
    <vt:lpwstr>sk difficulty","volume":"35","author":[{"family":"Neale","given":"Kerry"},{"family":"Tehan","given":"Gerald"}],"issued":{"date-parts":[["2007",12]]}}}],"schema":"https://github.com/citation-style-language/schema/raw/master/csl-citation.json"}</vt:lpwstr>
  </property>
  <property fmtid="{D5CDD505-2E9C-101B-9397-08002B2CF9AE}" pid="1576" name="ZOTERO_BREF_m8PjnVlmC9i0_2">
    <vt:lpwstr>":["http://zotero.org/users/6058248/items/J7N8CSIJ"],"itemData":{"id":789,"type":"article-journal","abstract":"Several studies have demonstrated an influence of semantic knowledge on verbal working memory (WM) performance, such as shown by the observation</vt:lpwstr>
  </property>
  <property fmtid="{D5CDD505-2E9C-101B-9397-08002B2CF9AE}" pid="1577" name="ZOTERO_BREF_m8PjnVlmC9i0_3">
    <vt:lpwstr> of semantic relatedness (related vs. unrelated words) and word imageability (high vs. low imageability words) effects in working memory. The present study extends these observations by examining in four experiments the extent to which semantic knowledge </vt:lpwstr>
  </property>
  <property fmtid="{D5CDD505-2E9C-101B-9397-08002B2CF9AE}" pid="1578" name="ZOTERO_BREF_m8PjnVlmC9i0_4">
    <vt:lpwstr>can protect WM representations against interference. We assessed immediate serial recall performance for semantically related vs. unrelated word lists and for high vs. low imageability word lists, with memory lists being followed by an interfering task af</vt:lpwstr>
  </property>
  <property fmtid="{D5CDD505-2E9C-101B-9397-08002B2CF9AE}" pid="1579" name="ZOTERO_BREF_m8PjnVlmC9i0_5">
    <vt:lpwstr>ter encoding or not. Results show that semantic relatedness leads to a stronger protective effect against interference than word imageability at the item level. Furthermore, the semantic relatedness had a stronger impact on WM performance than word imagea</vt:lpwstr>
  </property>
  <property fmtid="{D5CDD505-2E9C-101B-9397-08002B2CF9AE}" pid="1580" name="ZOTERO_BREF_m8PjnVlmC9i0_6">
    <vt:lpwstr>bility; this was further supported by a meta-analysis of all relevant studies in the field. These results suggest that inter-item associative semantic knowledge can protect WM content against interference, but less so item-level semantic knowledge. This p</vt:lpwstr>
  </property>
  <property fmtid="{D5CDD505-2E9C-101B-9397-08002B2CF9AE}" pid="1581" name="ZOTERO_BREF_m8PjnVlmC9i0_7">
    <vt:lpwstr>rotective effect may result from between-item recurrent reactivation or from reduced cognitive load via the compression of memoranda into conceptual units, as further supported by a series of computational simulations.","container-title":"Cognition","DOI"</vt:lpwstr>
  </property>
  <property fmtid="{D5CDD505-2E9C-101B-9397-08002B2CF9AE}" pid="1582" name="ZOTERO_BREF_m8PjnVlmC9i0_8">
    <vt:lpwstr>:"10.1016/j.cognition.2020.104278","ISSN":"00100277","journalAbbreviation":"Cognition","language":"en","page":"104278","source":"DOI.org (Crossref)","title":"The varying nature of semantic effects in working memory","volume":"202","author":[{"family":"Kow</vt:lpwstr>
  </property>
  <property fmtid="{D5CDD505-2E9C-101B-9397-08002B2CF9AE}" pid="1583" name="ZOTERO_BREF_m8PjnVlmC9i0_9">
    <vt:lpwstr>ialiewski","given":"Benjamin"},{"family":"Majerus","given":"Steve"}],"issued":{"date-parts":[["2020",9]]}}},{"id":1574,"uris":["http://zotero.org/users/6058248/items/5Z2VJX6T"],"itemData":{"id":1574,"type":"article-journal","container-title":"Memory &amp; Cog</vt:lpwstr>
  </property>
  <property fmtid="{D5CDD505-2E9C-101B-9397-08002B2CF9AE}" pid="1584" name="ZOTERO_BREF_mUi7y1LgZrOv_1">
    <vt:lpwstr>ZOTERO_ITEM CSL_CITATION {"citationID":"4BeoCZwF","properties":{"formattedCitation":"(Kowialiewski, Gorin, et al., 2021)","plainCitation":"(Kowialiewski, Gorin, et al., 2021)","dontUpdate":true,"noteIndex":0},"citationItems":[{"id":254,"uris":["http://zot</vt:lpwstr>
  </property>
  <property fmtid="{D5CDD505-2E9C-101B-9397-08002B2CF9AE}" pid="1585" name="ZOTERO_BREF_mUi7y1LgZrOv_2">
    <vt:lpwstr>ero.org/users/6058248/items/GGHP6KT7"],"itemData":{"id":254,"type":"article-journal","container-title":"Journal of Experimental Psychology: Learning, Memory, and Cognition","DOI":"https://doi.org/10.1037/xlm0001031","title":"Semantic knowledge constrains </vt:lpwstr>
  </property>
  <property fmtid="{D5CDD505-2E9C-101B-9397-08002B2CF9AE}" pid="1586" name="ZOTERO_BREF_mUi7y1LgZrOv_3">
    <vt:lpwstr>the processing of serial order information in working memory","author":[{"family":"Kowialiewski","given":"Benjamin"},{"family":"Gorin","given":"Simon"},{"family":"Majerus","given":"Steve"}],"issued":{"date-parts":[["2021"]]}}}],"schema":"https://github.co</vt:lpwstr>
  </property>
  <property fmtid="{D5CDD505-2E9C-101B-9397-08002B2CF9AE}" pid="1587" name="ZOTERO_BREF_mUi7y1LgZrOv_4">
    <vt:lpwstr>m/citation-style-language/schema/raw/master/csl-citation.json"}</vt:lpwstr>
  </property>
  <property fmtid="{D5CDD505-2E9C-101B-9397-08002B2CF9AE}" pid="1588" name="ZOTERO_BREF_mkQJPKYmwe1M_1">
    <vt:lpwstr>ZOTERO_ITEM CSL_CITATION {"citationID":"0HIAaftE","properties":{"formattedCitation":"(Brunel &amp; Lavigne, 2009)","plainCitation":"(Brunel &amp; Lavigne, 2009)","noteIndex":0},"citationItems":[{"id":451,"uris":["http://zotero.org/users/6058248/items/P5EATMNV"],"</vt:lpwstr>
  </property>
  <property fmtid="{D5CDD505-2E9C-101B-9397-08002B2CF9AE}" pid="1589" name="ZOTERO_BREF_mkQJPKYmwe1M_2">
    <vt:lpwstr>itemData":{"id":451,"type":"article-journal","container-title":"Journal of Cognitive Neuroscience","DOI":"10.1162/jocn.2008.21156","ISSN":"0898-929X, 1530-8898","issue":"12","journalAbbreviation":"Journal of Cognitive Neuroscience","language":"en","page":</vt:lpwstr>
  </property>
  <property fmtid="{D5CDD505-2E9C-101B-9397-08002B2CF9AE}" pid="1590" name="ZOTERO_BREF_mkQJPKYmwe1M_3">
    <vt:lpwstr>"2300-2319","source":"DOI.org (Crossref)","title":"Semantic Priming in a Cortical Network Model","volume":"21","author":[{"family":"Brunel","given":"Nicolas"},{"family":"Lavigne","given":"Frédéric"}],"issued":{"date-parts":[["2009",12]]}}}],"schema":"http</vt:lpwstr>
  </property>
  <property fmtid="{D5CDD505-2E9C-101B-9397-08002B2CF9AE}" pid="1591" name="ZOTERO_BREF_mkQJPKYmwe1M_4">
    <vt:lpwstr>s://github.com/citation-style-language/schema/raw/master/csl-citation.json"}</vt:lpwstr>
  </property>
  <property fmtid="{D5CDD505-2E9C-101B-9397-08002B2CF9AE}" pid="1592" name="ZOTERO_BREF_mpXWQn6zOGFU_1">
    <vt:lpwstr>ZOTERO_ITEM CSL_CITATION {"citationID":"9tQB8oRE","properties":{"formattedCitation":"(Kowialiewski et al., 2023)","plainCitation":"(Kowialiewski et al., 2023)","noteIndex":0},"citationItems":[{"id":88,"uris":["http://zotero.org/users/6058248/items/GHSE92V</vt:lpwstr>
  </property>
  <property fmtid="{D5CDD505-2E9C-101B-9397-08002B2CF9AE}" pid="1593" name="ZOTERO_BREF_mpXWQn6zOGFU_10">
    <vt:lpwstr>style-language/schema/raw/master/csl-citation.json"}</vt:lpwstr>
  </property>
  <property fmtid="{D5CDD505-2E9C-101B-9397-08002B2CF9AE}" pid="1594" name="ZOTERO_BREF_mpXWQn6zOGFU_2">
    <vt:lpwstr>K"],"itemData":{"id":88,"type":"article-journal","abstract":"Working memory (WM) is often tested through immediate serial recall of word lists. Performance in such tasks is negatively influenced by phonological similarity: People more often get the order </vt:lpwstr>
  </property>
  <property fmtid="{D5CDD505-2E9C-101B-9397-08002B2CF9AE}" pid="1595" name="ZOTERO_BREF_mpXWQn6zOGFU_3">
    <vt:lpwstr>of words wrong when they are phonologically similar to each other (e.g., cat, fat, mat). This phonological-similarity effect shows that phonology plays an important role for the representation of serial order in these tasks. By contrast, semantic similari</vt:lpwstr>
  </property>
  <property fmtid="{D5CDD505-2E9C-101B-9397-08002B2CF9AE}" pid="1596" name="ZOTERO_BREF_mpXWQn6zOGFU_4">
    <vt:lpwstr>ty usually does not impact performance negatively. To resolve and understand this discrepancy, we tested the ef­ fects of phonological and semantic similarity for the retention of positional information in WM. Across six ex­ periments (all Ns = 60 young a</vt:lpwstr>
  </property>
  <property fmtid="{D5CDD505-2E9C-101B-9397-08002B2CF9AE}" pid="1597" name="ZOTERO_BREF_mpXWQn6zOGFU_5">
    <vt:lpwstr>dults), we manipulated between-item semantic and phonological similarity in tasks requiring participants to form and maintain new item-context bindings in WM. Participants were asked to retrieve items from their context, or the contexts from their item. F</vt:lpwstr>
  </property>
  <property fmtid="{D5CDD505-2E9C-101B-9397-08002B2CF9AE}" pid="1598" name="ZOTERO_BREF_mpXWQn6zOGFU_6">
    <vt:lpwstr>or both retrieval directions, phonological similarity impaired WM for item-context bindings across all experiments. Semantic similarity did not. These results demonstrate that WM encodes phonological and semantic information differently. We propose a WM m</vt:lpwstr>
  </property>
  <property fmtid="{D5CDD505-2E9C-101B-9397-08002B2CF9AE}" pid="1599" name="ZOTERO_BREF_mpXWQn6zOGFU_7">
    <vt:lpwstr>odel accounting for semantic-similarity effects in WM, in which semantic knowledge supports WM through activated long-term memory.","container-title":"Cognition","DOI":"10.1016/j.cognition.2022.105364","ISSN":"00100277","issue":"105364","journalAbbreviati</vt:lpwstr>
  </property>
  <property fmtid="{D5CDD505-2E9C-101B-9397-08002B2CF9AE}" pid="1600" name="ZOTERO_BREF_mpXWQn6zOGFU_8">
    <vt:lpwstr>on":"Cognition","language":"en","source":"DOI.org (Crossref)","title":"Verbal working memory encodes phonological and semantic information differently","URL":"https://linkinghub.elsevier.com/retrieve/pii/S0010027722003535","volume":"233","author":[{"famil</vt:lpwstr>
  </property>
  <property fmtid="{D5CDD505-2E9C-101B-9397-08002B2CF9AE}" pid="1601" name="ZOTERO_BREF_mpXWQn6zOGFU_9">
    <vt:lpwstr>y":"Kowialiewski","given":"B."},{"family":"Krasnoff","given":"J."},{"family":"Mizrak","given":"E."},{"family":"Oberauer","given":"K."}],"accessed":{"date-parts":[["2022",12,29]]},"issued":{"date-parts":[["2023"]]}}}],"schema":"https://github.com/citation-</vt:lpwstr>
  </property>
  <property fmtid="{D5CDD505-2E9C-101B-9397-08002B2CF9AE}" pid="1602" name="ZOTERO_BREF_n1b8MzY10f1O_1">
    <vt:lpwstr>ZOTERO_ITEM CSL_CITATION {"citationID":"GBCptd3Q","properties":{"formattedCitation":"(Kowialiewski, n.d.)","plainCitation":"(Kowialiewski, n.d.)","noteIndex":0},"citationItems":[{"id":2202,"uris":["http://zotero.org/users/6058248/items/VC72IGII"],"itemDat</vt:lpwstr>
  </property>
  <property fmtid="{D5CDD505-2E9C-101B-9397-08002B2CF9AE}" pid="1603" name="ZOTERO_BREF_n1b8MzY10f1O_2">
    <vt:lpwstr>a":{"id":2202,"type":"article-journal","abstract":"The ability to compress information is a fundamental cognitive function. It allows working memory (WM) to overcome its severely limited capacity. Recent evidence suggests that the similarity between items</vt:lpwstr>
  </property>
  <property fmtid="{D5CDD505-2E9C-101B-9397-08002B2CF9AE}" pid="1604" name="ZOTERO_BREF_n1b8MzY10f1O_3">
    <vt:lpwstr> can be used to compress information, leading to a rich pattern of behavioral results. This work presents a series of simulations showing that this rich pattern of WM performance is captured using the principles of TBRS*, a decay and refreshing architectu</vt:lpwstr>
  </property>
  <property fmtid="{D5CDD505-2E9C-101B-9397-08002B2CF9AE}" pid="1605" name="ZOTERO_BREF_n1b8MzY10f1O_4">
    <vt:lpwstr>re. By assuming that similar items are compressed, the architecture can explain the beneficial effect of similarity on the items themselves. The architecture also explains the fact that when similar items are mixed with dissimilar items, this provides a p</vt:lpwstr>
  </property>
  <property fmtid="{D5CDD505-2E9C-101B-9397-08002B2CF9AE}" pid="1606" name="ZOTERO_BREF_n1b8MzY10f1O_5">
    <vt:lpwstr>roactive—but no retroactive—benefit on WM performance. In addition, the model captures fine-grained patterns of transposition errors recently reported. Several analyses are reported showing the robustness of the model’s predictions. We reached the conclus</vt:lpwstr>
  </property>
  <property fmtid="{D5CDD505-2E9C-101B-9397-08002B2CF9AE}" pid="1607" name="ZOTERO_BREF_n1b8MzY10f1O_6">
    <vt:lpwstr>ion that decay and refreshing theories provide a plausible explanation for compression effects in WM. These conclusions are discussed in light of recent experimental results. The importance of computational modeling for testing theories is emphasized.","l</vt:lpwstr>
  </property>
  <property fmtid="{D5CDD505-2E9C-101B-9397-08002B2CF9AE}" pid="1608" name="ZOTERO_BREF_n1b8MzY10f1O_7">
    <vt:lpwstr>anguage":"en","source":"Zotero","title":"Similarity-Based Compression in Working Memory: Implications for Decay and Refreshing Models","author":[{"family":"Kowialiewski","given":"Benjamin"}]}}],"schema":"https://github.com/citation-style-language/schema/r</vt:lpwstr>
  </property>
  <property fmtid="{D5CDD505-2E9C-101B-9397-08002B2CF9AE}" pid="1609" name="ZOTERO_BREF_n1b8MzY10f1O_8">
    <vt:lpwstr>aw/master/csl-citation.json"}</vt:lpwstr>
  </property>
  <property fmtid="{D5CDD505-2E9C-101B-9397-08002B2CF9AE}" pid="1610" name="ZOTERO_BREF_nvc9xVuN91B3_1">
    <vt:lpwstr>ZOTERO_ITEM CSL_CITATION {"citationID":"09uqGQuH","properties":{"formattedCitation":"(Dauphinee et al., 2024)","plainCitation":"(Dauphinee et al., 2024)","dontUpdate":true,"noteIndex":0},"citationItems":[{"id":2256,"uris":["http://zotero.org/users/6058248</vt:lpwstr>
  </property>
  <property fmtid="{D5CDD505-2E9C-101B-9397-08002B2CF9AE}" pid="1611" name="ZOTERO_BREF_nvc9xVuN91B3_10">
    <vt:lpwstr>023-02437-5","author":[{"family":"Dauphinee","given":"Ian"},{"family":"Roy","given":"Mathis"},{"family":"Guitard","given":"Dominic"},{"family":"Yearsley","given":"James M."},{"family":"Poirier","given":"Marie"},{"family":"Saint-Aubin","given":"Jean"}],"ac</vt:lpwstr>
  </property>
  <property fmtid="{D5CDD505-2E9C-101B-9397-08002B2CF9AE}" pid="1612" name="ZOTERO_BREF_nvc9xVuN91B3_11">
    <vt:lpwstr>cessed":{"date-parts":[["2024",1,12]]},"issued":{"date-parts":[["2024",1,2]]}}}],"schema":"https://github.com/citation-style-language/schema/raw/master/csl-citation.json"}</vt:lpwstr>
  </property>
  <property fmtid="{D5CDD505-2E9C-101B-9397-08002B2CF9AE}" pid="1613" name="ZOTERO_BREF_nvc9xVuN91B3_2">
    <vt:lpwstr>/items/FYXPJTPZ"],"itemData":{"id":2256,"type":"article-journal","abstract":"This paper uses the production effect to test one of the important predictions of a view of memory that is embodied in the Revised Feature Model (RFM). When to-be-recalled lists </vt:lpwstr>
  </property>
  <property fmtid="{D5CDD505-2E9C-101B-9397-08002B2CF9AE}" pid="1614" name="ZOTERO_BREF_nvc9xVuN91B3_3">
    <vt:lpwstr>contain items both read aloud and silently, words read aloud are less well recalled at the beginning of the list and better recalled at the end. According to the RFM, producing the items by reading them aloud adds distinctive features which supports recal</vt:lpwstr>
  </property>
  <property fmtid="{D5CDD505-2E9C-101B-9397-08002B2CF9AE}" pid="1615" name="ZOTERO_BREF_nvc9xVuN91B3_4">
    <vt:lpwstr>l, but production also interferes with rehearsal – a process that operates more significantly at the start of a list. This critical role assigned to rehearsal has never been systematically tested. We do this here through a systematic literature review and</vt:lpwstr>
  </property>
  <property fmtid="{D5CDD505-2E9C-101B-9397-08002B2CF9AE}" pid="1616" name="ZOTERO_BREF_nvc9xVuN91B3_5">
    <vt:lpwstr> an experiment that manipulates presentation rate. With a faster presentation rate, rehearsal is less likely; the implication is that the advantage observed for silently read items in the primacy positions should vanish, while the recency advantage for pr</vt:lpwstr>
  </property>
  <property fmtid="{D5CDD505-2E9C-101B-9397-08002B2CF9AE}" pid="1617" name="ZOTERO_BREF_nvc9xVuN91B3_6">
    <vt:lpwstr>oduced items should remain. The systematic review collected an initial sample of 422 unique articles on the production effect in immediate serial recall and revealed the predicted pattern. In addition, in our experiment, the presentation rate was manipula</vt:lpwstr>
  </property>
  <property fmtid="{D5CDD505-2E9C-101B-9397-08002B2CF9AE}" pid="1618" name="ZOTERO_BREF_nvc9xVuN91B3_7">
    <vt:lpwstr>ted within an immediate serial recall task (500, 1,000, and 2,000 ms/word). As predicted, the recency advantage for produced items was observed for all presentation speeds. Critically, the production disadvantage for early serial positions was only presen</vt:lpwstr>
  </property>
  <property fmtid="{D5CDD505-2E9C-101B-9397-08002B2CF9AE}" pid="1619" name="ZOTERO_BREF_nvc9xVuN91B3_8">
    <vt:lpwstr>t for the two slowest rates, but not at the fastest speed. Results were successfully modeled by calling upon the RFM.","container-title":"Psychonomic Bulletin &amp; Review","DOI":"10.3758/s13423-023-02437-5","ISSN":"1069-9384, 1531-5320","journalAbbreviation"</vt:lpwstr>
  </property>
  <property fmtid="{D5CDD505-2E9C-101B-9397-08002B2CF9AE}" pid="1620" name="ZOTERO_BREF_nvc9xVuN91B3_9">
    <vt:lpwstr>:"Psychon Bull Rev","language":"en","source":"DOI.org (Crossref)","title":"Give me enough time to rehearse: presentation rate modulates the production effect","title-short":"Give me enough time to rehearse","URL":"https://link.springer.com/10.3758/s13423-</vt:lpwstr>
  </property>
  <property fmtid="{D5CDD505-2E9C-101B-9397-08002B2CF9AE}" pid="1621" name="ZOTERO_BREF_o3IjDYBFbmpc_1">
    <vt:lpwstr>ZOTERO_ITEM CSL_CITATION {"citationID":"uU8E8PTt","properties":{"formattedCitation":"(B\\uc0\\u252{}rkner, 2017)","plainCitation":"(Bürkner, 2017)","noteIndex":0},"citationItems":[{"id":1766,"uris":["http://zotero.org/users/6058248/items/EDBIXVSA"],"itemD</vt:lpwstr>
  </property>
  <property fmtid="{D5CDD505-2E9C-101B-9397-08002B2CF9AE}" pid="1622" name="ZOTERO_BREF_o3IjDYBFbmpc_2">
    <vt:lpwstr>ata":{"id":1766,"type":"article-journal","abstract":"The brms package implements Bayesian multilevel models in R using the probabilistic programming language Stan. A wide range of distributions and link functions are supported, allowing users to ﬁt – amon</vt:lpwstr>
  </property>
  <property fmtid="{D5CDD505-2E9C-101B-9397-08002B2CF9AE}" pid="1623" name="ZOTERO_BREF_o3IjDYBFbmpc_3">
    <vt:lpwstr>g others – linear, robust linear, binomial, Poisson, survival, ordinal, zero-inﬂated, hurdle, and even non-linear models all in a multilevel context. Further modeling options include autocorrelation of the response variable, user deﬁned covariance structu</vt:lpwstr>
  </property>
  <property fmtid="{D5CDD505-2E9C-101B-9397-08002B2CF9AE}" pid="1624" name="ZOTERO_BREF_o3IjDYBFbmpc_4">
    <vt:lpwstr>res, censored data, as well as meta-analytic standard errors. Prior speciﬁcations are ﬂexible and explicitly encourage users to apply prior distributions that actually reﬂect their beliefs. In addition, model ﬁt can easily be assessed and compared with th</vt:lpwstr>
  </property>
  <property fmtid="{D5CDD505-2E9C-101B-9397-08002B2CF9AE}" pid="1625" name="ZOTERO_BREF_o3IjDYBFbmpc_5">
    <vt:lpwstr>e Watanabe-Akaike information criterion and leave-one-out cross-validation.","container-title":"Journal of Statistical Software","DOI":"10.18637/jss.v080.i01","ISSN":"1548-7660","issue":"1","journalAbbreviation":"J. Stat. Soft.","language":"en","source":"</vt:lpwstr>
  </property>
  <property fmtid="{D5CDD505-2E9C-101B-9397-08002B2CF9AE}" pid="1626" name="ZOTERO_BREF_o3IjDYBFbmpc_6">
    <vt:lpwstr>DOI.org (Crossref)","title":"brms: An R Package for Bayesian Multilevel Models Using Stan","title-short":"&lt;b&gt;brms&lt;/b&gt;","URL":"http://www.jstatsoft.org/v80/i01/","volume":"80","author":[{"family":"Bürkner","given":"Paul-Christian"}],"accessed":{"date-parts</vt:lpwstr>
  </property>
  <property fmtid="{D5CDD505-2E9C-101B-9397-08002B2CF9AE}" pid="1627" name="ZOTERO_BREF_o3IjDYBFbmpc_7">
    <vt:lpwstr>":[["2020",6,16]]},"issued":{"date-parts":[["2017"]]}}}],"schema":"https://github.com/citation-style-language/schema/raw/master/csl-citation.json"}</vt:lpwstr>
  </property>
  <property fmtid="{D5CDD505-2E9C-101B-9397-08002B2CF9AE}" pid="1628" name="ZOTERO_BREF_oCcyhhg9oLYm_1">
    <vt:lpwstr>ZOTERO_ITEM CSL_CITATION {"citationID":"ATfpef5X","properties":{"formattedCitation":"(Rosselet-Jordan et al., 2022)","plainCitation":"(Rosselet-Jordan et al., 2022)","noteIndex":0},"citationItems":[{"id":2209,"uris":["http://zotero.org/users/6058248/items</vt:lpwstr>
  </property>
  <property fmtid="{D5CDD505-2E9C-101B-9397-08002B2CF9AE}" pid="1629" name="ZOTERO_BREF_oCcyhhg9oLYm_10">
    <vt:lpwstr>ess effect in verbal working memory: Behavioral and chronometric perspectives.","title-short":"Role of attention in the associative relatedness effect in verbal working memory","URL":"http://doi.apa.org/getdoi.cfm?doi=10.1037/xlm0001102","author":[{"famil</vt:lpwstr>
  </property>
  <property fmtid="{D5CDD505-2E9C-101B-9397-08002B2CF9AE}" pid="1630" name="ZOTERO_BREF_oCcyhhg9oLYm_11">
    <vt:lpwstr>y":"Rosselet-Jordan","given":"Fiona Laura"},{"family":"Abadie","given":"Marlène"},{"family":"Mariz-Elsig","given":"Stéphanie"},{"family":"Camos","given":"Valérie"}],"accessed":{"date-parts":[["2022",1,31]]},"issued":{"date-parts":[["2022",1,24]]}}}],"sche</vt:lpwstr>
  </property>
  <property fmtid="{D5CDD505-2E9C-101B-9397-08002B2CF9AE}" pid="1631" name="ZOTERO_BREF_oCcyhhg9oLYm_12">
    <vt:lpwstr>ma":"https://github.com/citation-style-language/schema/raw/master/csl-citation.json"}</vt:lpwstr>
  </property>
  <property fmtid="{D5CDD505-2E9C-101B-9397-08002B2CF9AE}" pid="1632" name="ZOTERO_BREF_oCcyhhg9oLYm_2">
    <vt:lpwstr>/XY2R5AJE"],"itemData":{"id":2209,"type":"article-journal","abstract":"Long-term semantic memory (LTM) is known for affecting recall during working memory (WM) tasks. However, the way LTM intervenes in WM remains unknown. Moreover, the available ﬁndings a</vt:lpwstr>
  </property>
  <property fmtid="{D5CDD505-2E9C-101B-9397-08002B2CF9AE}" pid="1633" name="ZOTERO_BREF_oCcyhhg9oLYm_3">
    <vt:lpwstr>re incongruent concerning how attention modulates the impact of LTM on WM. To examine this issue, the involvement of LTM representations in a complex span task was manipulated through variations of the associative relatedness of memory items, while the at</vt:lpwstr>
  </property>
  <property fmtid="{D5CDD505-2E9C-101B-9397-08002B2CF9AE}" pid="1634" name="ZOTERO_BREF_oCcyhhg9oLYm_4">
    <vt:lpwstr>tentional demand of the concurrent task was varied. Children and young adults were also compared, because children are less efﬁcient in using refreshing for maintenance than adults. Despite the impact of the three main factors on recall performance, which</vt:lpwstr>
  </property>
  <property fmtid="{D5CDD505-2E9C-101B-9397-08002B2CF9AE}" pid="1635" name="ZOTERO_BREF_oCcyhhg9oLYm_5">
    <vt:lpwstr> was better for related than unrelated words, with the low rather than the high demanding concurrent task and for adults than children, there was no interaction between associative relatedness and attentional demand, neither in children nor in adults. We </vt:lpwstr>
  </property>
  <property fmtid="{D5CDD505-2E9C-101B-9397-08002B2CF9AE}" pid="1636" name="ZOTERO_BREF_oCcyhhg9oLYm_6">
    <vt:lpwstr>replicated these results in a second experiment with a more attention-demanding concurrent task. Moreover, analyses of recall latency showed that adults were faster than children at recalling words and both age groups were faster for related (vs. unrelate</vt:lpwstr>
  </property>
  <property fmtid="{D5CDD505-2E9C-101B-9397-08002B2CF9AE}" pid="1637" name="ZOTERO_BREF_oCcyhhg9oLYm_7">
    <vt:lpwstr>d) words, but there was no effect of the concurrent attentional demand on recall latency and no interaction. Finally, errors were mostly omissions and transpositions, both more prevalent under high concurrent attentional demand. The present ﬁndings sugges</vt:lpwstr>
  </property>
  <property fmtid="{D5CDD505-2E9C-101B-9397-08002B2CF9AE}" pid="1638" name="ZOTERO_BREF_oCcyhhg9oLYm_8">
    <vt:lpwstr>t that the availability of attention does not modulate the effect of LTM on WM. We discuss how WM models can account for this ﬁnding and how LTM can act on WM functioning.","container-title":"Journal of Experimental Psychology: Learning, Memory, and Cogni</vt:lpwstr>
  </property>
  <property fmtid="{D5CDD505-2E9C-101B-9397-08002B2CF9AE}" pid="1639" name="ZOTERO_BREF_oCcyhhg9oLYm_9">
    <vt:lpwstr>tion","DOI":"10.1037/xlm0001102","ISSN":"1939-1285, 0278-7393","journalAbbreviation":"Journal of Experimental Psychology: Learning, Memory, and Cognition","language":"en","source":"DOI.org (Crossref)","title":"Role of attention in the associative relatedn</vt:lpwstr>
  </property>
  <property fmtid="{D5CDD505-2E9C-101B-9397-08002B2CF9AE}" pid="1640" name="ZOTERO_BREF_oLpajSL32xy4_1">
    <vt:lpwstr>ZOTERO_ITEM CSL_CITATION {"citationID":"MlW1R4OL","properties":{"formattedCitation":"(Miller &amp; Roodenrys, 2012)","plainCitation":"(Miller &amp; Roodenrys, 2012)","noteIndex":0},"citationItems":[{"id":1759,"uris":["http://zotero.org/users/6058248/items/6S3SEDZ</vt:lpwstr>
  </property>
  <property fmtid="{D5CDD505-2E9C-101B-9397-08002B2CF9AE}" pid="1641" name="ZOTERO_BREF_oLpajSL32xy4_2">
    <vt:lpwstr>N"],"itemData":{"id":1759,"type":"article-journal","container-title":"Journal of Experimental Psychology: Learning, Memory, and Cognition","DOI":"10.1037/a0028470","ISSN":"1939-1285, 0278-7393","issue":"6","journalAbbreviation":"Journal of Experimental Ps</vt:lpwstr>
  </property>
  <property fmtid="{D5CDD505-2E9C-101B-9397-08002B2CF9AE}" pid="1642" name="ZOTERO_BREF_oLpajSL32xy4_3">
    <vt:lpwstr>ychology: Learning, Memory, and Cognition","language":"en","page":"1731-1740","source":"DOI.org (Crossref)","title":"Serial recall, word frequency, and mixed lists: The influence of item arrangement.","title-short":"Serial recall, word frequency, and mixe</vt:lpwstr>
  </property>
  <property fmtid="{D5CDD505-2E9C-101B-9397-08002B2CF9AE}" pid="1643" name="ZOTERO_BREF_oLpajSL32xy4_4">
    <vt:lpwstr>d lists","volume":"38","author":[{"family":"Miller","given":"Leonie M."},{"family":"Roodenrys","given":"Steven"}],"issued":{"date-parts":[["2012"]]}}}],"schema":"https://github.com/citation-style-language/schema/raw/master/csl-citation.json"}</vt:lpwstr>
  </property>
  <property fmtid="{D5CDD505-2E9C-101B-9397-08002B2CF9AE}" pid="1644" name="ZOTERO_BREF_os6dUmWh59mq_1">
    <vt:lpwstr>ZOTERO_ITEM CSL_CITATION {"citationID":"NDzKuQY5","properties":{"formattedCitation":"(Page &amp; Norris, 1998)","plainCitation":"(Page &amp; Norris, 1998)","noteIndex":0},"citationItems":[{"id":1880,"uris":["http://zotero.org/users/6058248/items/PN3X2BVY"],"itemD</vt:lpwstr>
  </property>
  <property fmtid="{D5CDD505-2E9C-101B-9397-08002B2CF9AE}" pid="1645" name="ZOTERO_BREF_os6dUmWh59mq_2">
    <vt:lpwstr>ata":{"id":1880,"type":"article-journal","container-title":"Psychological Review","issue":"4","page":"761","title":"The primacy model: a new model of immediate serial recall.","volume":"105","author":[{"family":"Page","given":"M. P. A."},{"family":"Norris</vt:lpwstr>
  </property>
  <property fmtid="{D5CDD505-2E9C-101B-9397-08002B2CF9AE}" pid="1646" name="ZOTERO_BREF_os6dUmWh59mq_3">
    <vt:lpwstr>","given":"Dennis"}],"issued":{"date-parts":[["1998"]]}}}],"schema":"https://github.com/citation-style-language/schema/raw/master/csl-citation.json"}</vt:lpwstr>
  </property>
  <property fmtid="{D5CDD505-2E9C-101B-9397-08002B2CF9AE}" pid="1647" name="ZOTERO_BREF_pBMjnvTfP3ZH_1">
    <vt:lpwstr>ZOTERO_ITEM CSL_CITATION {"citationID":"9agRBJqw","properties":{"formattedCitation":"(Gupta et al., 2005)","plainCitation":"(Gupta et al., 2005)","dontUpdate":true,"noteIndex":0},"citationItems":[{"id":381,"uris":["http://zotero.org/users/6058248/items/59</vt:lpwstr>
  </property>
  <property fmtid="{D5CDD505-2E9C-101B-9397-08002B2CF9AE}" pid="1648" name="ZOTERO_BREF_pBMjnvTfP3ZH_2">
    <vt:lpwstr>PHC5PI"],"itemData":{"id":381,"type":"article-journal","container-title":"Memory &amp; Cognition","DOI":"10.3758/BF03193208","ISSN":"0090-502X, 1532-5946","issue":"6","journalAbbreviation":"Memory &amp; Cognition","language":"en","page":"1001-1016","source":"DOI.</vt:lpwstr>
  </property>
  <property fmtid="{D5CDD505-2E9C-101B-9397-08002B2CF9AE}" pid="1649" name="ZOTERO_BREF_pBMjnvTfP3ZH_3">
    <vt:lpwstr>org (Crossref)","title":"Reexamining the phonological similarity effect in immediate serial recall: The roles of type of similarity, category cuing, and item recall","title-short":"Reexamining the phonological similarity effect in immediate serial recall"</vt:lpwstr>
  </property>
  <property fmtid="{D5CDD505-2E9C-101B-9397-08002B2CF9AE}" pid="1650" name="ZOTERO_BREF_pBMjnvTfP3ZH_4">
    <vt:lpwstr>,"volume":"33","author":[{"family":"Gupta","given":"Prahlad"},{"family":"Lipinski","given":"John"},{"family":"Aktunc","given":"Emrah"}],"issued":{"date-parts":[["2005",9]]}}}],"schema":"https://github.com/citation-style-language/schema/raw/master/csl-cita</vt:lpwstr>
  </property>
  <property fmtid="{D5CDD505-2E9C-101B-9397-08002B2CF9AE}" pid="1651" name="ZOTERO_BREF_pBMjnvTfP3ZH_5">
    <vt:lpwstr>tion.json"}</vt:lpwstr>
  </property>
  <property fmtid="{D5CDD505-2E9C-101B-9397-08002B2CF9AE}" pid="1652" name="ZOTERO_BREF_pECJWSfloZ2f_1">
    <vt:lpwstr>ZOTERO_ITEM CSL_CITATION {"citationID":"dDC48CqE","properties":{"formattedCitation":"(Tan &amp; Ward, 2008)","plainCitation":"(Tan &amp; Ward, 2008)","noteIndex":0},"citationItems":[{"id":877,"uris":["http://zotero.org/users/6058248/items/ASPDHMLL"],"itemData":{"</vt:lpwstr>
  </property>
  <property fmtid="{D5CDD505-2E9C-101B-9397-08002B2CF9AE}" pid="1653" name="ZOTERO_BREF_pECJWSfloZ2f_2">
    <vt:lpwstr>id":877,"type":"article-journal","container-title":"Psychonomic Bulletin &amp; Review","DOI":"10.3758/PBR.15.3.535","ISSN":"1069-9384, 1531-5320","issue":"3","journalAbbreviation":"Psychonomic Bulletin &amp; Review","language":"en","page":"535-542","source":"DOI.</vt:lpwstr>
  </property>
  <property fmtid="{D5CDD505-2E9C-101B-9397-08002B2CF9AE}" pid="1654" name="ZOTERO_BREF_pECJWSfloZ2f_3">
    <vt:lpwstr>org (Crossref)","title":"Rehearsal in immediate serial recall","volume":"15","author":[{"family":"Tan","given":"L."},{"family":"Ward","given":"G."}],"issued":{"date-parts":[["2008",6,1]]}}}],"schema":"https://github.com/citation-style-language/schema/raw/</vt:lpwstr>
  </property>
  <property fmtid="{D5CDD505-2E9C-101B-9397-08002B2CF9AE}" pid="1655" name="ZOTERO_BREF_pECJWSfloZ2f_4">
    <vt:lpwstr>master/csl-citation.json"}</vt:lpwstr>
  </property>
  <property fmtid="{D5CDD505-2E9C-101B-9397-08002B2CF9AE}" pid="1656" name="ZOTERO_BREF_ph8rykemPm9v_1">
    <vt:lpwstr>ZOTERO_ITEM CSL_CITATION {"citationID":"8SCdqdwp","properties":{"formattedCitation":"(McEvoy et al., 1999)","plainCitation":"(McEvoy et al., 1999)","noteIndex":0},"citationItems":[{"id":5587,"uris":["http://zotero.org/users/6058248/items/T4DHVH3G"],"itemD</vt:lpwstr>
  </property>
  <property fmtid="{D5CDD505-2E9C-101B-9397-08002B2CF9AE}" pid="1657" name="ZOTERO_BREF_ph8rykemPm9v_2">
    <vt:lpwstr>ata":{"id":5587,"type":"article-journal","container-title":"Journal of Experimental Psychology: Learning, Memory, and Cognition","DOI":"10.1037/0278-7393.25.5.1177","ISSN":"1939-1285, 0278-7393","issue":"5","journalAbbreviation":"Journal of Experimental P</vt:lpwstr>
  </property>
  <property fmtid="{D5CDD505-2E9C-101B-9397-08002B2CF9AE}" pid="1658" name="ZOTERO_BREF_ph8rykemPm9v_3">
    <vt:lpwstr>sychology: Learning, Memory, and Cognition","language":"en","page":"1177-1194","source":"DOI.org (Crossref)","title":"What is the connection between true and false memories? The differential roles of interitem associations in recall and recognition.","tit</vt:lpwstr>
  </property>
  <property fmtid="{D5CDD505-2E9C-101B-9397-08002B2CF9AE}" pid="1659" name="ZOTERO_BREF_ph8rykemPm9v_4">
    <vt:lpwstr>le-short":"What is the connection between true and false memories?","volume":"25","author":[{"family":"McEvoy","given":"Cathy L."},{"family":"Nelson","given":"Douglas L."},{"family":"Komatsu","given":"Takako"}],"issued":{"date-parts":[["1999"]]}}}],"schem</vt:lpwstr>
  </property>
  <property fmtid="{D5CDD505-2E9C-101B-9397-08002B2CF9AE}" pid="1660" name="ZOTERO_BREF_ph8rykemPm9v_5">
    <vt:lpwstr>a":"https://github.com/citation-style-language/schema/raw/master/csl-citation.json"}</vt:lpwstr>
  </property>
  <property fmtid="{D5CDD505-2E9C-101B-9397-08002B2CF9AE}" pid="1661" name="ZOTERO_BREF_pislOcqDQNmE_1">
    <vt:lpwstr/>
  </property>
  <property fmtid="{D5CDD505-2E9C-101B-9397-08002B2CF9AE}" pid="1662" name="ZOTERO_BREF_plFfKrMTem9k_1">
    <vt:lpwstr>ZOTERO_ITEM CSL_CITATION {"citationID":"HqCgfqwK","properties":{"formattedCitation":"(Mizrak &amp; Oberauer, 2021a)","plainCitation":"(Mizrak &amp; Oberauer, 2021a)","noteIndex":0},"citationItems":[{"id":18,"uris":["http://zotero.org/users/6058248/items/FTWS5TFB"</vt:lpwstr>
  </property>
  <property fmtid="{D5CDD505-2E9C-101B-9397-08002B2CF9AE}" pid="1663" name="ZOTERO_BREF_plFfKrMTem9k_2">
    <vt:lpwstr>],"itemData":{"id":18,"type":"article-journal","abstract":"Giving people more time to process information in working memory improves their performance on working memory tasks. It is often assumed that free time given after presentation of an item enables </vt:lpwstr>
  </property>
  <property fmtid="{D5CDD505-2E9C-101B-9397-08002B2CF9AE}" pid="1664" name="ZOTERO_BREF_plFfKrMTem9k_3">
    <vt:lpwstr>maintenance processes to counteract forgetting of this item, suggesting that time has a retroactive benefit. Two other hypotheses—short-term consolidation and temporal distinctiveness—entail a local effect of time on immediately preceding and following it</vt:lpwstr>
  </property>
  <property fmtid="{D5CDD505-2E9C-101B-9397-08002B2CF9AE}" pid="1665" name="ZOTERO_BREF_plFfKrMTem9k_4">
    <vt:lpwstr>ems. Here, we show instead a novel global and proactive benefit of time in working memory. In three serial-recall experiments (Ns = 21, 25, and 26 young adults, respectively), we varied the position and duration of the free time within a seven-item list o</vt:lpwstr>
  </property>
  <property fmtid="{D5CDD505-2E9C-101B-9397-08002B2CF9AE}" pid="1666" name="ZOTERO_BREF_plFfKrMTem9k_5">
    <vt:lpwstr>f consonants. Experiment 1 showed that the effect is global and not local. Experiments 2a and 2b showed that increased interitem time benefited performance only for the subsequent items, implying a proactive benefit. This finding rules out maintenance pro</vt:lpwstr>
  </property>
  <property fmtid="{D5CDD505-2E9C-101B-9397-08002B2CF9AE}" pid="1667" name="ZOTERO_BREF_plFfKrMTem9k_6">
    <vt:lpwstr>cesses, short-term consolidation, and temporal distinctiveness as explanations of the free-time benefit but is consistent with the proposal of a gradually recovering encoding resource.","container-title":"Psychological Science","issue":"8","language":"en"</vt:lpwstr>
  </property>
  <property fmtid="{D5CDD505-2E9C-101B-9397-08002B2CF9AE}" pid="1668" name="ZOTERO_BREF_plFfKrMTem9k_7">
    <vt:lpwstr>,"page":"1325-1337","source":"Zotero","title":"What Is Time Good for in Working Memory?","volume":"32","author":[{"family":"Mizrak","given":"Eda"},{"family":"Oberauer","given":"Klaus"}],"issued":{"date-parts":[["2021"]]}}}],"schema":"https://github.com/ci</vt:lpwstr>
  </property>
  <property fmtid="{D5CDD505-2E9C-101B-9397-08002B2CF9AE}" pid="1669" name="ZOTERO_BREF_plFfKrMTem9k_8">
    <vt:lpwstr>tation-style-language/schema/raw/master/csl-citation.json"}</vt:lpwstr>
  </property>
  <property fmtid="{D5CDD505-2E9C-101B-9397-08002B2CF9AE}" pid="1670" name="ZOTERO_BREF_pmEfNWnso8oC_1">
    <vt:lpwstr>ZOTERO_ITEM CSL_CITATION {"citationID":"evsFdj9m","properties":{"formattedCitation":"(Binder et al., 2016; Devereux et al., 2014)","plainCitation":"(Binder et al., 2016; Devereux et al., 2014)","noteIndex":0},"citationItems":[{"id":13,"uris":["http://zote</vt:lpwstr>
  </property>
  <property fmtid="{D5CDD505-2E9C-101B-9397-08002B2CF9AE}" pid="1671" name="ZOTERO_BREF_pmEfNWnso8oC_10">
    <vt:lpwstr>pts, effects of context on semantic retrieval, and conceptual combination. In contrast to componential models based on verbal features, the proposed representation systematically relates semantic content to largescale brain networks and biologically plaus</vt:lpwstr>
  </property>
  <property fmtid="{D5CDD505-2E9C-101B-9397-08002B2CF9AE}" pid="1672" name="ZOTERO_BREF_pmEfNWnso8oC_11">
    <vt:lpwstr>ible accounts of concept acquisition.","container-title":"Cognitive Neuropsychology","DOI":"10.1080/02643294.2016.1147426","ISSN":"0264-3294, 1464-0627","issue":"3-4","journalAbbreviation":"Cognitive Neuropsychology","language":"en","page":"130-174","sour</vt:lpwstr>
  </property>
  <property fmtid="{D5CDD505-2E9C-101B-9397-08002B2CF9AE}" pid="1673" name="ZOTERO_BREF_pmEfNWnso8oC_12">
    <vt:lpwstr>ce":"DOI.org (Crossref)","title":"Toward a brain-based componential semantic representation","volume":"33","author":[{"family":"Binder","given":"Jeffrey R."},{"family":"Conant","given":"Lisa L."},{"family":"Humphries","given":"Colin J."},{"family":"Fernan</vt:lpwstr>
  </property>
  <property fmtid="{D5CDD505-2E9C-101B-9397-08002B2CF9AE}" pid="1674" name="ZOTERO_BREF_pmEfNWnso8oC_13">
    <vt:lpwstr>dino","given":"Leonardo"},{"family":"Simons","given":"Stephen B."},{"family":"Aguilar","given":"Mario"},{"family":"Desai","given":"Rutvik H."}],"issued":{"date-parts":[["2016",5,18]]}}},{"id":2022,"uris":["http://zotero.org/users/6058248/items/ILN7DJ7Z"],</vt:lpwstr>
  </property>
  <property fmtid="{D5CDD505-2E9C-101B-9397-08002B2CF9AE}" pid="1675" name="ZOTERO_BREF_pmEfNWnso8oC_14">
    <vt:lpwstr>"itemData":{"id":2022,"type":"article-journal","abstract":"Theories of the representation and processing of concepts have been greatly enhanced by models based on information available in semantic property norms. This information relates both to the ident</vt:lpwstr>
  </property>
  <property fmtid="{D5CDD505-2E9C-101B-9397-08002B2CF9AE}" pid="1676" name="ZOTERO_BREF_pmEfNWnso8oC_15">
    <vt:lpwstr>ity of the features produced in the norms and to their statistical properties. In this article, we introduce a new and large set of property norms that are designed to be a more flexible tool to meet the demands of many different disciplines interested in</vt:lpwstr>
  </property>
  <property fmtid="{D5CDD505-2E9C-101B-9397-08002B2CF9AE}" pid="1677" name="ZOTERO_BREF_pmEfNWnso8oC_16">
    <vt:lpwstr> conceptual knowledge representation, from cognitive psychology to computational linguistics. As well as providing all features listed by 2 or more participants, we also show the considerable linguistic variation that underlies each normalized feature lab</vt:lpwstr>
  </property>
  <property fmtid="{D5CDD505-2E9C-101B-9397-08002B2CF9AE}" pid="1678" name="ZOTERO_BREF_pmEfNWnso8oC_17">
    <vt:lpwstr>el and the number of participants who generated each variant. Our norms are highly comparable with the largest extant set (McRae, Cree, Seidenberg, &amp; McNorgan, 2005) in terms of the number and distribution of features. In addition, we show how the norms g</vt:lpwstr>
  </property>
  <property fmtid="{D5CDD505-2E9C-101B-9397-08002B2CF9AE}" pid="1679" name="ZOTERO_BREF_pmEfNWnso8oC_18">
    <vt:lpwstr>ive rise to a coherent category structure. We provide these norms in the hope that the greater detail available in the Centre for Speech, Language and the Brain norms should further promote the development of models of conceptual knowledge. The norms can </vt:lpwstr>
  </property>
  <property fmtid="{D5CDD505-2E9C-101B-9397-08002B2CF9AE}" pid="1680" name="ZOTERO_BREF_pmEfNWnso8oC_19">
    <vt:lpwstr>be downloaded at www.csl. psychol.cam.ac.uk/propertynorms.","container-title":"Behavior Research Methods","DOI":"10.3758/s13428-013-0420-4","ISSN":"1554-3528","issue":"4","journalAbbreviation":"Behav Res","language":"en","page":"1119-1127","source":"DOI.o</vt:lpwstr>
  </property>
  <property fmtid="{D5CDD505-2E9C-101B-9397-08002B2CF9AE}" pid="1681" name="ZOTERO_BREF_pmEfNWnso8oC_2">
    <vt:lpwstr>ro.org/users/6058248/items/9JAK4F8X"],"itemData":{"id":13,"type":"article-journal","abstract":"Componential theories of lexical semantics assume that concepts can be represented by sets of features or attributes that are in some sense primitive or basic c</vt:lpwstr>
  </property>
  <property fmtid="{D5CDD505-2E9C-101B-9397-08002B2CF9AE}" pid="1682" name="ZOTERO_BREF_pmEfNWnso8oC_20">
    <vt:lpwstr>rg (Crossref)","title":"The Centre for Speech, Language and the Brain (CSLB) concept property norms","volume":"46","author":[{"family":"Devereux","given":"Barry J."},{"family":"Tyler","given":"Lorraine K."},{"family":"Geertzen","given":"Jeroen"},{"family"</vt:lpwstr>
  </property>
  <property fmtid="{D5CDD505-2E9C-101B-9397-08002B2CF9AE}" pid="1683" name="ZOTERO_BREF_pmEfNWnso8oC_21">
    <vt:lpwstr>:"Randall","given":"Billi"}],"issued":{"date-parts":[["2014",12]]}}}],"schema":"https://github.com/citation-style-language/schema/raw/master/csl-citation.json"}</vt:lpwstr>
  </property>
  <property fmtid="{D5CDD505-2E9C-101B-9397-08002B2CF9AE}" pid="1684" name="ZOTERO_BREF_pmEfNWnso8oC_3">
    <vt:lpwstr>omponents of meaning. The binary features used in classical category and prototype theories are problematic in that these features are themselves complex concepts, leaving open the question of what constitutes a primitive feature. The present availability</vt:lpwstr>
  </property>
  <property fmtid="{D5CDD505-2E9C-101B-9397-08002B2CF9AE}" pid="1685" name="ZOTERO_BREF_pmEfNWnso8oC_4">
    <vt:lpwstr> of brain imaging tools has enhanced interest in how concepts are represented in brains, and accumulating evidence supports the claim that these representations are at least partly “embodied” in the perception, action, and other modal neural systems throu</vt:lpwstr>
  </property>
  <property fmtid="{D5CDD505-2E9C-101B-9397-08002B2CF9AE}" pid="1686" name="ZOTERO_BREF_pmEfNWnso8oC_5">
    <vt:lpwstr>gh which concepts are experienced. In this study we explore the possibility of devising a componential model of semantic representation based entirely on such functional divisions in the human brain. We propose a basic set of approximately 65 experiential</vt:lpwstr>
  </property>
  <property fmtid="{D5CDD505-2E9C-101B-9397-08002B2CF9AE}" pid="1687" name="ZOTERO_BREF_pmEfNWnso8oC_6">
    <vt:lpwstr> attributes based on neurobiological considerations, comprising sensory, motor, spatial, temporal, affective, social, and cognitive experiences. We provide normative data on the salience of each attribute for a large set of English nouns, verbs, and adjec</vt:lpwstr>
  </property>
  <property fmtid="{D5CDD505-2E9C-101B-9397-08002B2CF9AE}" pid="1688" name="ZOTERO_BREF_pmEfNWnso8oC_7">
    <vt:lpwstr>tives, and show how these attribute vectors distinguish a priori conceptual categories and capture semantic similarity. Robust quantitative differences between concrete object categories were observed across a large number of attribute dimensions. A withi</vt:lpwstr>
  </property>
  <property fmtid="{D5CDD505-2E9C-101B-9397-08002B2CF9AE}" pid="1689" name="ZOTERO_BREF_pmEfNWnso8oC_8">
    <vt:lpwstr>n- versus between-category similarity metric showed much greater separation between categories than representations derived from distributional (latent semantic) analysis of text. Cluster analyses were used to explore the similarity structure in the data </vt:lpwstr>
  </property>
  <property fmtid="{D5CDD505-2E9C-101B-9397-08002B2CF9AE}" pid="1690" name="ZOTERO_BREF_pmEfNWnso8oC_9">
    <vt:lpwstr>independent of a priori labels, revealing several novel category distinctions. We discuss how such a representation might deal with various longstanding problems in semantic theory, such as feature selection and weighting, representation of abstract conce</vt:lpwstr>
  </property>
  <property fmtid="{D5CDD505-2E9C-101B-9397-08002B2CF9AE}" pid="1691" name="ZOTERO_BREF_psGOIV842qN8_1">
    <vt:lpwstr>ZOTERO_ITEM CSL_CITATION {"citationID":"Bg1kbJkB","properties":{"formattedCitation":"(Ishiguro &amp; Saito, 2024; Kowialiewski et al., 2023)","plainCitation":"(Ishiguro &amp; Saito, 2024; Kowialiewski et al., 2023)","noteIndex":0},"citationItems":[{"id":2168,"uri</vt:lpwstr>
  </property>
  <property fmtid="{D5CDD505-2E9C-101B-9397-08002B2CF9AE}" pid="1692" name="ZOTERO_BREF_psGOIV842qN8_10">
    <vt:lpwstr>ng when they are phonologically similar to each other (e.g., cat, fat, mat). This phonological-similarity effect shows that phonology plays an important role for the representation of serial order in these tasks. By contrast, semantic similarity usually d</vt:lpwstr>
  </property>
  <property fmtid="{D5CDD505-2E9C-101B-9397-08002B2CF9AE}" pid="1693" name="ZOTERO_BREF_psGOIV842qN8_11">
    <vt:lpwstr>oes not impact performance negatively. To resolve and understand this discrepancy, we tested the ef­ fects of phonological and semantic similarity for the retention of positional information in WM. Across six ex­ periments (all Ns = 60 young adults), we m</vt:lpwstr>
  </property>
  <property fmtid="{D5CDD505-2E9C-101B-9397-08002B2CF9AE}" pid="1694" name="ZOTERO_BREF_psGOIV842qN8_12">
    <vt:lpwstr>anipulated between-item semantic and phonological similarity in tasks requiring participants to form and maintain new item-context bindings in WM. Participants were asked to retrieve items from their context, or the contexts from their item. For both retr</vt:lpwstr>
  </property>
  <property fmtid="{D5CDD505-2E9C-101B-9397-08002B2CF9AE}" pid="1695" name="ZOTERO_BREF_psGOIV842qN8_13">
    <vt:lpwstr>ieval directions, phonological similarity impaired WM for item-context bindings across all experiments. Semantic similarity did not. These results demonstrate that WM encodes phonological and semantic information differently. We propose a WM model account</vt:lpwstr>
  </property>
  <property fmtid="{D5CDD505-2E9C-101B-9397-08002B2CF9AE}" pid="1696" name="ZOTERO_BREF_psGOIV842qN8_14">
    <vt:lpwstr>ing for semantic-similarity effects in WM, in which semantic knowledge supports WM through activated long-term memory.","container-title":"Cognition","DOI":"10.1016/j.cognition.2022.105364","ISSN":"00100277","issue":"105364","journalAbbreviation":"Cogniti</vt:lpwstr>
  </property>
  <property fmtid="{D5CDD505-2E9C-101B-9397-08002B2CF9AE}" pid="1697" name="ZOTERO_BREF_psGOIV842qN8_15">
    <vt:lpwstr>on","language":"en","source":"DOI.org (Crossref)","title":"Verbal working memory encodes phonological and semantic information differently","URL":"https://linkinghub.elsevier.com/retrieve/pii/S0010027722003535","volume":"233","author":[{"family":"Kowialie</vt:lpwstr>
  </property>
  <property fmtid="{D5CDD505-2E9C-101B-9397-08002B2CF9AE}" pid="1698" name="ZOTERO_BREF_psGOIV842qN8_16">
    <vt:lpwstr>wski","given":"B."},{"family":"Krasnoff","given":"J."},{"family":"Mizrak","given":"E."},{"family":"Oberauer","given":"K."}],"accessed":{"date-parts":[["2022",12,29]]},"issued":{"date-parts":[["2023"]]}}}],"schema":"https://github.com/citation-style-langua</vt:lpwstr>
  </property>
  <property fmtid="{D5CDD505-2E9C-101B-9397-08002B2CF9AE}" pid="1699" name="ZOTERO_BREF_psGOIV842qN8_17">
    <vt:lpwstr>ge/schema/raw/master/csl-citation.json"}</vt:lpwstr>
  </property>
  <property fmtid="{D5CDD505-2E9C-101B-9397-08002B2CF9AE}" pid="1700" name="ZOTERO_BREF_psGOIV842qN8_2">
    <vt:lpwstr>s":["http://zotero.org/users/6058248/items/MLVXLN3J"],"itemData":{"id":2168,"type":"article-journal","abstract":"Studies on short-term memory have repeatedly demonstrated the beneficial effect of semantic similarity. Although the effect seems robust, the </vt:lpwstr>
  </property>
  <property fmtid="{D5CDD505-2E9C-101B-9397-08002B2CF9AE}" pid="1701" name="ZOTERO_BREF_psGOIV842qN8_3">
    <vt:lpwstr>aspects of semantics targeted by these studies (e.g., categorical structure, associative relationship, or dimension of meaning) should be clarified. A recent meta-regression study inspired by Osgood’s view, which highlights affective dimensions in semanti</vt:lpwstr>
  </property>
  <property fmtid="{D5CDD505-2E9C-101B-9397-08002B2CF9AE}" pid="1702" name="ZOTERO_BREF_psGOIV842qN8_4">
    <vt:lpwstr>cs, introduced a novel index for quantifying semantic similarity using affective values. Building on the results of the meta-regression of past studies’ data with that index, this study predicts that semantic similarity is deleterious to short-term memory</vt:lpwstr>
  </property>
  <property fmtid="{D5CDD505-2E9C-101B-9397-08002B2CF9AE}" pid="1703" name="ZOTERO_BREF_psGOIV842qN8_5">
    <vt:lpwstr> if it is manipulated by affective dimensions, after controlling for other confounding factors. This prediction was directly tested. The experimental results of the immediate serial recall task (Study 1) and immediate serial reconstruction of order task (</vt:lpwstr>
  </property>
  <property fmtid="{D5CDD505-2E9C-101B-9397-08002B2CF9AE}" pid="1704" name="ZOTERO_BREF_psGOIV842qN8_6">
    <vt:lpwstr>Study 2) indicated null effects of semantic similarity by affective dimensions and thus falsified the prediction. These results suggest that semantic similarity based on affective dimensions is negligible.","container-title":"Journal of Cognition","DOI":"</vt:lpwstr>
  </property>
  <property fmtid="{D5CDD505-2E9C-101B-9397-08002B2CF9AE}" pid="1705" name="ZOTERO_BREF_psGOIV842qN8_7">
    <vt:lpwstr>10.5334/joc.349","ISSN":"2514-4820","issue":"1","language":"en","page":"24","source":"DOI.org (Crossref)","title":"The Semantic Similarity Effect on Short-Term Memory: Null Effects of Affectively Defined Semantic Similarity","title-short":"The Semantic Si</vt:lpwstr>
  </property>
  <property fmtid="{D5CDD505-2E9C-101B-9397-08002B2CF9AE}" pid="1706" name="ZOTERO_BREF_psGOIV842qN8_8">
    <vt:lpwstr>milarity Effect on Short-Term Memory","volume":"7","author":[{"family":"Ishiguro","given":"Sho"},{"family":"Saito","given":"Satoru"}],"issued":{"date-parts":[["2024",2,12]]}}},{"id":2181,"uris":["http://zotero.org/users/6058248/items/GHSE92VK"],"itemData"</vt:lpwstr>
  </property>
  <property fmtid="{D5CDD505-2E9C-101B-9397-08002B2CF9AE}" pid="1707" name="ZOTERO_BREF_psGOIV842qN8_9">
    <vt:lpwstr>:{"id":2181,"type":"article-journal","abstract":"Working memory (WM) is often tested through immediate serial recall of word lists. Performance in such tasks is negatively influenced by phonological similarity: People more often get the order of words wro</vt:lpwstr>
  </property>
  <property fmtid="{D5CDD505-2E9C-101B-9397-08002B2CF9AE}" pid="1708" name="ZOTERO_BREF_psIM4yxAo34A_1">
    <vt:lpwstr>ZOTERO_ITEM CSL_CITATION {"citationID":"BjUnAuNO","properties":{"formattedCitation":"(Page &amp; Norris, 1998)","plainCitation":"(Page &amp; Norris, 1998)","dontUpdate":true,"noteIndex":0},"citationItems":[{"id":299,"uris":["http://zotero.org/users/6058248/items/</vt:lpwstr>
  </property>
  <property fmtid="{D5CDD505-2E9C-101B-9397-08002B2CF9AE}" pid="1709" name="ZOTERO_BREF_psIM4yxAo34A_2">
    <vt:lpwstr>PN3X2BVY"],"itemData":{"id":299,"type":"article-journal","container-title":"Psychological Review","issue":"4","page":"761","title":"The primacy model: a new model of immediate serial recall.","volume":"105","author":[{"family":"Page","given":"M. P. A."},{</vt:lpwstr>
  </property>
  <property fmtid="{D5CDD505-2E9C-101B-9397-08002B2CF9AE}" pid="1710" name="ZOTERO_BREF_psIM4yxAo34A_3">
    <vt:lpwstr>"family":"Norris","given":"Dennis"}],"issued":{"date-parts":[["1998"]]}}}],"schema":"https://github.com/citation-style-language/schema/raw/master/csl-citation.json"}</vt:lpwstr>
  </property>
  <property fmtid="{D5CDD505-2E9C-101B-9397-08002B2CF9AE}" pid="1711" name="ZOTERO_BREF_qNLJrlzd1qii_1">
    <vt:lpwstr>ZOTERO_ITEM CSL_CITATION {"citationID":"CIsKEV0Z","properties":{"formattedCitation":"(Acheson et al., 2010; Baddeley, 1966, p. 196; Camos et al., 2013; Coltheart, 1993; Fallon et al., 2005; Farrell, 2006; Gupta et al., 2005; Kowialiewski et al., 2023; Lew</vt:lpwstr>
  </property>
  <property fmtid="{D5CDD505-2E9C-101B-9397-08002B2CF9AE}" pid="1712" name="ZOTERO_BREF_qNLJrlzd1qii_10">
    <vt:lpwstr> concreteness and phonological similarity in verbal working memory.","volume":"36","author":[{"family":"Acheson","given":"Daniel J."},{"family":"Postle","given":"Bradley R."},{"family":"MacDonald","given":"Maryellen C."}],"issued":{"date-parts":[["2010"]]</vt:lpwstr>
  </property>
  <property fmtid="{D5CDD505-2E9C-101B-9397-08002B2CF9AE}" pid="1713" name="ZOTERO_BREF_qNLJrlzd1qii_11">
    <vt:lpwstr>}}},{"id":318,"uris":["http://zotero.org/users/6058248/items/F55WFPSW"],"itemData":{"id":318,"type":"article-journal","container-title":"Quarterly Journal of Experimental Psychology","DOI":"10.1080/14640746608400055","ISSN":"0033-555X","issue":"4","journa</vt:lpwstr>
  </property>
  <property fmtid="{D5CDD505-2E9C-101B-9397-08002B2CF9AE}" pid="1714" name="ZOTERO_BREF_qNLJrlzd1qii_12">
    <vt:lpwstr>lAbbreviation":"Quarterly Journal of Experimental Psychology","language":"en","page":"362-365","source":"DOI.org (Crossref)","title":"Short-term Memory for Word Sequences as a Function of Acoustic, Semantic and Formal Similarity","volume":"18","author":[{</vt:lpwstr>
  </property>
  <property fmtid="{D5CDD505-2E9C-101B-9397-08002B2CF9AE}" pid="1715" name="ZOTERO_BREF_qNLJrlzd1qii_13">
    <vt:lpwstr>"family":"Baddeley","given":"Alan D."}],"issued":{"date-parts":[["1966",11]]}},"locator":"196"},{"id":518,"uris":["http://zotero.org/users/6058248/items/5X6XH3D2"],"itemData":{"id":518,"type":"article-journal","container-title":"Quarterly Journal of Exper</vt:lpwstr>
  </property>
  <property fmtid="{D5CDD505-2E9C-101B-9397-08002B2CF9AE}" pid="1716" name="ZOTERO_BREF_qNLJrlzd1qii_14">
    <vt:lpwstr>imental Psychology","DOI":"10.1080/17470218.2013.768275","ISSN":"1747-0218, 1747-0226","issue":"10","journalAbbreviation":"Quarterly Journal of Experimental Psychology","language":"en","page":"1927-1950","source":"DOI.org (Crossref)","title":"Phonological</vt:lpwstr>
  </property>
  <property fmtid="{D5CDD505-2E9C-101B-9397-08002B2CF9AE}" pid="1717" name="ZOTERO_BREF_qNLJrlzd1qii_15">
    <vt:lpwstr> Similarity Effect in Complex Span Task","volume":"66","author":[{"family":"Camos","given":"Valérie"},{"family":"Mora","given":"Gérôme"},{"family":"Barrouillet","given":"Pierre"}],"issued":{"date-parts":[["2013",10]]}}},{"id":1950,"uris":["http://zotero.o</vt:lpwstr>
  </property>
  <property fmtid="{D5CDD505-2E9C-101B-9397-08002B2CF9AE}" pid="1718" name="ZOTERO_BREF_qNLJrlzd1qii_16">
    <vt:lpwstr>rg/users/6058248/items/W3BBLGLI"],"itemData":{"id":1950,"type":"article-journal","container-title":"Memory &amp; Cognition","DOI":"10.3758/BF03197185","ISSN":"0090-502X, 1532-5946","issue":"4","journalAbbreviation":"Memory &amp; Cognition","language":"en","page":</vt:lpwstr>
  </property>
  <property fmtid="{D5CDD505-2E9C-101B-9397-08002B2CF9AE}" pid="1719" name="ZOTERO_BREF_qNLJrlzd1qii_17">
    <vt:lpwstr>"539-545","source":"DOI.org (Crossref)","title":"Effects of phonological similarity and concurrent irrelevant articulation on short-term-memory recall of repeated and novel word lists","volume":"21","author":[{"family":"Coltheart","given":"Veronika"}],"is</vt:lpwstr>
  </property>
  <property fmtid="{D5CDD505-2E9C-101B-9397-08002B2CF9AE}" pid="1720" name="ZOTERO_BREF_qNLJrlzd1qii_18">
    <vt:lpwstr>sued":{"date-parts":[["1993",7]]}}},{"id":347,"uris":["http://zotero.org/users/6058248/items/NPQR7WNQ"],"itemData":{"id":347,"type":"article-journal","container-title":"Memory","DOI":"10.1080/09658210344000215","ISSN":"0965-8211, 1464-0686","issue":"3-4",</vt:lpwstr>
  </property>
  <property fmtid="{D5CDD505-2E9C-101B-9397-08002B2CF9AE}" pid="1721" name="ZOTERO_BREF_qNLJrlzd1qii_19">
    <vt:lpwstr>"journalAbbreviation":"Memory","language":"en","page":"349-356","source":"DOI.org (Crossref)","title":"Lexicality and phonological similarity: A challenge for the retrieval‐based account of serial recall?","title-short":"Lexicality and phonological simila</vt:lpwstr>
  </property>
  <property fmtid="{D5CDD505-2E9C-101B-9397-08002B2CF9AE}" pid="1722" name="ZOTERO_BREF_qNLJrlzd1qii_2">
    <vt:lpwstr>andowsky &amp; Farrell, 2008; Nimmo &amp; Roodenrys, 2004)","plainCitation":"(Acheson et al., 2010; Baddeley, 1966, p. 196; Camos et al., 2013; Coltheart, 1993; Fallon et al., 2005; Farrell, 2006; Gupta et al., 2005; Kowialiewski et al., 2023; Lewandowsky &amp; Farre</vt:lpwstr>
  </property>
  <property fmtid="{D5CDD505-2E9C-101B-9397-08002B2CF9AE}" pid="1723" name="ZOTERO_BREF_qNLJrlzd1qii_20">
    <vt:lpwstr>rity","volume":"13","author":[{"family":"Fallon","given":"Anthony B."},{"family":"Mak","given":"Eva"},{"family":"Tehan","given":"Gerald"},{"literal":"Daly, Charmaine"}],"issued":{"date-parts":[["2005",3]]}}},{"id":1942,"uris":["http://zotero.org/users/605</vt:lpwstr>
  </property>
  <property fmtid="{D5CDD505-2E9C-101B-9397-08002B2CF9AE}" pid="1724" name="ZOTERO_BREF_qNLJrlzd1qii_21">
    <vt:lpwstr>8248/items/L3BQA24B"],"itemData":{"id":1942,"type":"article-journal","abstract":"Recent experiments have shown that placing dissimilar items on lists of phonologically similar items enhances accuracy of ordered recall of the dissimilar items [Farrell, S.,</vt:lpwstr>
  </property>
  <property fmtid="{D5CDD505-2E9C-101B-9397-08002B2CF9AE}" pid="1725" name="ZOTERO_BREF_qNLJrlzd1qii_22">
    <vt:lpwstr> &amp; Lewandowsky, S. (2003). Dissimilar items beneﬁt from phonological similarity in serial recall. Journal of Experimental Psychology: Learning, Memory, and Cognition, 29, 838–849.]. Two explanations have been oﬀered for this eﬀect: an encoding explanation</vt:lpwstr>
  </property>
  <property fmtid="{D5CDD505-2E9C-101B-9397-08002B2CF9AE}" pid="1726" name="ZOTERO_BREF_qNLJrlzd1qii_23">
    <vt:lpwstr>, in which items similar to current memory contents are given less encoding weight and oﬀer less competition for recall; and a retrieval explanation, which suggests that the long-term similarity structure of the items leads to dissimilar items being more </vt:lpwstr>
  </property>
  <property fmtid="{D5CDD505-2E9C-101B-9397-08002B2CF9AE}" pid="1727" name="ZOTERO_BREF_qNLJrlzd1qii_24">
    <vt:lpwstr>distinct on mixed lists. These theories are compared in an experiment in which a ﬁlled delay was introduced between study and test. Simulations show the prominent enhancing eﬀects of similarity after a delay are captured by a model that assumes encoding i</vt:lpwstr>
  </property>
  <property fmtid="{D5CDD505-2E9C-101B-9397-08002B2CF9AE}" pid="1728" name="ZOTERO_BREF_qNLJrlzd1qii_25">
    <vt:lpwstr>s sensitive to the similarity of items to other list items [Farrell, S., &amp; Lewandowsky, S. (2002). An endogenous distributed model of ordering in serial recall. Psychonomic Bulletin &amp; Review, 9, 59–79.], but are not handled by a retrieval model [the Start</vt:lpwstr>
  </property>
  <property fmtid="{D5CDD505-2E9C-101B-9397-08002B2CF9AE}" pid="1729" name="ZOTERO_BREF_qNLJrlzd1qii_26">
    <vt:lpwstr>–End Model; Henson, R. N. A. (1998). Short-term memory for serial order: the Start–End Model. Cognitive Psychology, 36, 73–137. ].","container-title":"Journal of Memory and Language","DOI":"10.1016/j.jml.2006.06.002","ISSN":"0749596X","issue":"4","journal</vt:lpwstr>
  </property>
  <property fmtid="{D5CDD505-2E9C-101B-9397-08002B2CF9AE}" pid="1730" name="ZOTERO_BREF_qNLJrlzd1qii_27">
    <vt:lpwstr>Abbreviation":"Journal of Memory and Language","language":"en","page":"587-600","source":"DOI.org (Crossref)","title":"Mixed-list phonological similarity effects in delayed serial recall","volume":"55","author":[{"family":"Farrell","given":"Simon"}],"issu</vt:lpwstr>
  </property>
  <property fmtid="{D5CDD505-2E9C-101B-9397-08002B2CF9AE}" pid="1731" name="ZOTERO_BREF_qNLJrlzd1qii_28">
    <vt:lpwstr>ed":{"date-parts":[["2006",11]]}}},{"id":381,"uris":["http://zotero.org/users/6058248/items/59PHC5PI"],"itemData":{"id":381,"type":"article-journal","container-title":"Memory &amp; Cognition","DOI":"10.3758/BF03193208","ISSN":"0090-502X, 1532-5946","issue":"6</vt:lpwstr>
  </property>
  <property fmtid="{D5CDD505-2E9C-101B-9397-08002B2CF9AE}" pid="1732" name="ZOTERO_BREF_qNLJrlzd1qii_29">
    <vt:lpwstr>","journalAbbreviation":"Memory &amp; Cognition","language":"en","page":"1001-1016","source":"DOI.org (Crossref)","title":"Reexamining the phonological similarity effect in immediate serial recall: The roles of type of similarity, category cuing, and item rec</vt:lpwstr>
  </property>
  <property fmtid="{D5CDD505-2E9C-101B-9397-08002B2CF9AE}" pid="1733" name="ZOTERO_BREF_qNLJrlzd1qii_3">
    <vt:lpwstr>ll, 2008; Nimmo &amp; Roodenrys, 2004)","dontUpdate":true,"noteIndex":0},"citationItems":[{"id":1145,"uris":["http://zotero.org/users/6058248/items/AG8MVYBW"],"itemData":{"id":1145,"type":"article-journal","abstract":"Although phonological representations hav</vt:lpwstr>
  </property>
  <property fmtid="{D5CDD505-2E9C-101B-9397-08002B2CF9AE}" pid="1734" name="ZOTERO_BREF_qNLJrlzd1qii_30">
    <vt:lpwstr>all","title-short":"Reexamining the phonological similarity effect in immediate serial recall","volume":"33","author":[{"family":"Gupta","given":"Prahlad"},{"family":"Lipinski","given":"John"},{"family":"Aktunc","given":"Emrah"}],"issued":{"date-parts":[[</vt:lpwstr>
  </property>
  <property fmtid="{D5CDD505-2E9C-101B-9397-08002B2CF9AE}" pid="1735" name="ZOTERO_BREF_qNLJrlzd1qii_31">
    <vt:lpwstr>"2005",9]]}}},{"id":88,"uris":["http://zotero.org/users/6058248/items/GHSE92VK"],"itemData":{"id":88,"type":"article-journal","abstract":"Working memory (WM) is often tested through immediate serial recall of word lists. Performance in such tasks is negat</vt:lpwstr>
  </property>
  <property fmtid="{D5CDD505-2E9C-101B-9397-08002B2CF9AE}" pid="1736" name="ZOTERO_BREF_qNLJrlzd1qii_32">
    <vt:lpwstr>ively influenced by phonological similarity: People more often get the order of words wrong when they are phonologically similar to each other (e.g., cat, fat, mat). This phonological-similarity effect shows that phonology plays an important role for the </vt:lpwstr>
  </property>
  <property fmtid="{D5CDD505-2E9C-101B-9397-08002B2CF9AE}" pid="1737" name="ZOTERO_BREF_qNLJrlzd1qii_33">
    <vt:lpwstr>representation of serial order in these tasks. By contrast, semantic similarity usually does not impact performance negatively. To resolve and understand this discrepancy, we tested the ef­ fects of phonological and semantic similarity for the retention o</vt:lpwstr>
  </property>
  <property fmtid="{D5CDD505-2E9C-101B-9397-08002B2CF9AE}" pid="1738" name="ZOTERO_BREF_qNLJrlzd1qii_34">
    <vt:lpwstr>f positional information in WM. Across six ex­ periments (all Ns = 60 young adults), we manipulated between-item semantic and phonological similarity in tasks requiring participants to form and maintain new item-context bindings in WM. Participants were a</vt:lpwstr>
  </property>
  <property fmtid="{D5CDD505-2E9C-101B-9397-08002B2CF9AE}" pid="1739" name="ZOTERO_BREF_qNLJrlzd1qii_35">
    <vt:lpwstr>sked to retrieve items from their context, or the contexts from their item. For both retrieval directions, phonological similarity impaired WM for item-context bindings across all experiments. Semantic similarity did not. These results demonstrate that WM</vt:lpwstr>
  </property>
  <property fmtid="{D5CDD505-2E9C-101B-9397-08002B2CF9AE}" pid="1740" name="ZOTERO_BREF_qNLJrlzd1qii_36">
    <vt:lpwstr> encodes phonological and semantic information differently. We propose a WM model accounting for semantic-similarity effects in WM, in which semantic knowledge supports WM through activated long-term memory.","container-title":"Cognition","DOI":"10.1016/j</vt:lpwstr>
  </property>
  <property fmtid="{D5CDD505-2E9C-101B-9397-08002B2CF9AE}" pid="1741" name="ZOTERO_BREF_qNLJrlzd1qii_37">
    <vt:lpwstr>.cognition.2022.105364","ISSN":"00100277","issue":"105364","journalAbbreviation":"Cognition","language":"en","source":"DOI.org (Crossref)","title":"Verbal working memory encodes phonological and semantic information differently","URL":"https://linkinghub.</vt:lpwstr>
  </property>
  <property fmtid="{D5CDD505-2E9C-101B-9397-08002B2CF9AE}" pid="1742" name="ZOTERO_BREF_qNLJrlzd1qii_38">
    <vt:lpwstr>elsevier.com/retrieve/pii/S0010027722003535","volume":"233","author":[{"family":"Kowialiewski","given":"B."},{"family":"Krasnoff","given":"J."},{"family":"Mizrak","given":"E."},{"family":"Oberauer","given":"K."}],"accessed":{"date-parts":[["2022",12,29]]}</vt:lpwstr>
  </property>
  <property fmtid="{D5CDD505-2E9C-101B-9397-08002B2CF9AE}" pid="1743" name="ZOTERO_BREF_qNLJrlzd1qii_39">
    <vt:lpwstr>,"issued":{"date-parts":[["2023"]]}}},{"id":697,"uris":["http://zotero.org/users/6058248/items/3DFIWJPQ"],"itemData":{"id":697,"type":"article-journal","abstract":"In short-term serial recall, similar-sounding items are remembered more poorly than items t</vt:lpwstr>
  </property>
  <property fmtid="{D5CDD505-2E9C-101B-9397-08002B2CF9AE}" pid="1744" name="ZOTERO_BREF_qNLJrlzd1qii_4">
    <vt:lpwstr>e been a primary focus of verbal working memory research, lexical-semantic manipulations also influence performance. In the present study, the authors investigated whether a classic phenomenon in verbal working memory, the phonological similarity effect (</vt:lpwstr>
  </property>
  <property fmtid="{D5CDD505-2E9C-101B-9397-08002B2CF9AE}" pid="1745" name="ZOTERO_BREF_qNLJrlzd1qii_40">
    <vt:lpwstr>hat do not sound alike. When lists mix similar and dissimilar items, performance on the dissimilar items is of considerable theoretical interest. Farrell and Lewandowsky [Farrell, S., &amp; Lewandowsky, S. (2003). Dissimilar items beneﬁt from phonological sim</vt:lpwstr>
  </property>
  <property fmtid="{D5CDD505-2E9C-101B-9397-08002B2CF9AE}" pid="1746" name="ZOTERO_BREF_qNLJrlzd1qii_41">
    <vt:lpwstr>ilarity in serial recall. Journal of Experimental Psychology: Learning, Memory, and Cognition, 29, 838–849.] recently showed that if guessing strategies are controlled, dissimilar items on mixed lists are recalled more accurately than on pure dissimilar l</vt:lpwstr>
  </property>
  <property fmtid="{D5CDD505-2E9C-101B-9397-08002B2CF9AE}" pid="1747" name="ZOTERO_BREF_qNLJrlzd1qii_42">
    <vt:lpwstr>ists, a ﬁnding that challenges several current theories of serial recall. This article presents two experiments that extend the generality of the mixed-list advantage for dissimilar items and then applies three theories of memory—the primacy model, SIMPLE</vt:lpwstr>
  </property>
  <property fmtid="{D5CDD505-2E9C-101B-9397-08002B2CF9AE}" pid="1748" name="ZOTERO_BREF_qNLJrlzd1qii_43">
    <vt:lpwstr>, and SOB—to the data. The simulations show that the data are best explained by the SOB theory [Farrell, S. (2006). Mixed-list phonological similarity eﬀects in delayed serial recall. Journal of Memory and Language, 55, 587-600; Farrell, S., &amp; Lewandowsky</vt:lpwstr>
  </property>
  <property fmtid="{D5CDD505-2E9C-101B-9397-08002B2CF9AE}" pid="1749" name="ZOTERO_BREF_qNLJrlzd1qii_44">
    <vt:lpwstr>, S. (2002). An endogenous distributed model of ordering in serial recall. Psychonomic Bulletin &amp; Review, 9, 59–79.] which, unlike most other current theories, posits that similarity has an eﬀect at the time of encoding.","container-title":"Journal of Mem</vt:lpwstr>
  </property>
  <property fmtid="{D5CDD505-2E9C-101B-9397-08002B2CF9AE}" pid="1750" name="ZOTERO_BREF_qNLJrlzd1qii_45">
    <vt:lpwstr>ory and Language","DOI":"10.1016/j.jml.2007.01.005","ISSN":"0749596X","issue":"2","journalAbbreviation":"Journal of Memory and Language","language":"en","page":"429-448","source":"DOI.org (Crossref)","title":"Phonological similarity in serial recall: Cons</vt:lpwstr>
  </property>
  <property fmtid="{D5CDD505-2E9C-101B-9397-08002B2CF9AE}" pid="1751" name="ZOTERO_BREF_qNLJrlzd1qii_46">
    <vt:lpwstr>traints on theories of memory","title-short":"Phonological similarity in serial recall","volume":"58","author":[{"family":"Lewandowsky","given":"Stephan"},{"family":"Farrell","given":"Simon"}],"issued":{"date-parts":[["2008",2]]}}},{"id":1953,"uris":["htt</vt:lpwstr>
  </property>
  <property fmtid="{D5CDD505-2E9C-101B-9397-08002B2CF9AE}" pid="1752" name="ZOTERO_BREF_qNLJrlzd1qii_47">
    <vt:lpwstr>p://zotero.org/users/6058248/items/7M9R8DFE"],"itemData":{"id":1953,"type":"article-journal","abstract":"The aim of the present research was to determine whether the eﬀect that phonological similarity has on immediate serial recall is inﬂuenced by the con</vt:lpwstr>
  </property>
  <property fmtid="{D5CDD505-2E9C-101B-9397-08002B2CF9AE}" pid="1753" name="ZOTERO_BREF_qNLJrlzd1qii_48">
    <vt:lpwstr>sistency and position of phonemes within words. In comparison to phonologically dissimilar lists, when the stimulus lists rhyme there is a facilitative eﬀect on the recall of item information and a detrimental eﬀect on order memory (Experiment 1). When st</vt:lpwstr>
  </property>
  <property fmtid="{D5CDD505-2E9C-101B-9397-08002B2CF9AE}" pid="1754" name="ZOTERO_BREF_qNLJrlzd1qii_49">
    <vt:lpwstr>imuli share the initial consonant and vowel (Experiment 2) or the same initial and ﬁnal consonant (Experiment 3), there is no beneﬁcial eﬀect of similarity for item information, coupled with a detrimental eﬀect on order memory. Contrary to the predictions</vt:lpwstr>
  </property>
  <property fmtid="{D5CDD505-2E9C-101B-9397-08002B2CF9AE}" pid="1755" name="ZOTERO_BREF_qNLJrlzd1qii_5">
    <vt:lpwstr>PSE), is modulated by a lexical-semantic variable, word concreteness. Phonological overlap and concreteness were factorially manipulated in each of four experiments across which presentation modality (Experiments 1 and 2: visual presentation; Experiments </vt:lpwstr>
  </property>
  <property fmtid="{D5CDD505-2E9C-101B-9397-08002B2CF9AE}" pid="1756" name="ZOTERO_BREF_qNLJrlzd1qii_50">
    <vt:lpwstr> made by non-linguistic models of STM, the inﬂuence that similarity has on both the recall of item information and memory for the position of items in a list is dependent on which components of the items are shared within a list.","container-title":"Journ</vt:lpwstr>
  </property>
  <property fmtid="{D5CDD505-2E9C-101B-9397-08002B2CF9AE}" pid="1757" name="ZOTERO_BREF_qNLJrlzd1qii_51">
    <vt:lpwstr>al of Memory and Language","DOI":"10.1016/j.jml.2003.11.001","ISSN":"0749596X","issue":"3","journalAbbreviation":"Journal of Memory and Language","language":"en","page":"245-258","source":"DOI.org (Crossref)","title":"Investigating the phonological simila</vt:lpwstr>
  </property>
  <property fmtid="{D5CDD505-2E9C-101B-9397-08002B2CF9AE}" pid="1758" name="ZOTERO_BREF_qNLJrlzd1qii_52">
    <vt:lpwstr>rity effect: Syllable structure and the position of common phonemes","title-short":"Investigating the phonological similarity effect","volume":"50","author":[{"family":"Nimmo","given":"Lisa M"},{"family":"Roodenrys","given":"Steven"}],"issued":{"date-part</vt:lpwstr>
  </property>
  <property fmtid="{D5CDD505-2E9C-101B-9397-08002B2CF9AE}" pid="1759" name="ZOTERO_BREF_qNLJrlzd1qii_53">
    <vt:lpwstr>s":[["2004",4]]}}}],"schema":"https://github.com/citation-style-language/schema/raw/master/csl-citation.json"}</vt:lpwstr>
  </property>
  <property fmtid="{D5CDD505-2E9C-101B-9397-08002B2CF9AE}" pid="1760" name="ZOTERO_BREF_qNLJrlzd1qii_6">
    <vt:lpwstr>3 and 4: auditory presentation) and concurrent articulation (present in Experiments 2 and 4) were manipulated. In addition to main effects of each variable, results show a Phonological Overlap ϫ Concreteness interaction whereby the magnitude of the PSE is</vt:lpwstr>
  </property>
  <property fmtid="{D5CDD505-2E9C-101B-9397-08002B2CF9AE}" pid="1761" name="ZOTERO_BREF_qNLJrlzd1qii_7">
    <vt:lpwstr> greater for concrete word lists relative to abstract word lists. This effect is driven by superior item memory for nonoverlapping, concrete lists and is robust to the modality of presentation and concurrent articulation. These results demonstrate that in</vt:lpwstr>
  </property>
  <property fmtid="{D5CDD505-2E9C-101B-9397-08002B2CF9AE}" pid="1762" name="ZOTERO_BREF_qNLJrlzd1qii_8">
    <vt:lpwstr> verbal working memory tasks, there are multiple routes to the phonological form of a word and that maintenance and retrieval occur over more than just a phonological level.","container-title":"Journal of Experimental Psychology: Learning, Memory, and Cog</vt:lpwstr>
  </property>
  <property fmtid="{D5CDD505-2E9C-101B-9397-08002B2CF9AE}" pid="1763" name="ZOTERO_BREF_qNLJrlzd1qii_9">
    <vt:lpwstr>nition","DOI":"10.1037/a0017679","ISSN":"1939-1285, 0278-7393","issue":"1","journalAbbreviation":"Journal of Experimental Psychology: Learning, Memory, and Cognition","language":"en","page":"17-36","source":"DOI.org (Crossref)","title":"The interaction of</vt:lpwstr>
  </property>
  <property fmtid="{D5CDD505-2E9C-101B-9397-08002B2CF9AE}" pid="1764" name="ZOTERO_BREF_qO5e3I18nGB8_1">
    <vt:lpwstr>ZOTERO_ITEM CSL_CITATION {"citationID":"Qnl90ZP3","properties":{"formattedCitation":"(Tan &amp; Ward, 2008)","plainCitation":"(Tan &amp; Ward, 2008)","noteIndex":0},"citationItems":[{"id":877,"uris":["http://zotero.org/users/6058248/items/ASPDHMLL"],"itemData":{"</vt:lpwstr>
  </property>
  <property fmtid="{D5CDD505-2E9C-101B-9397-08002B2CF9AE}" pid="1765" name="ZOTERO_BREF_qO5e3I18nGB8_2">
    <vt:lpwstr>id":877,"type":"article-journal","container-title":"Psychonomic Bulletin &amp; Review","DOI":"10.3758/PBR.15.3.535","ISSN":"1069-9384, 1531-5320","issue":"3","journalAbbreviation":"Psychonomic Bulletin &amp; Review","language":"en","page":"535-542","source":"DOI.</vt:lpwstr>
  </property>
  <property fmtid="{D5CDD505-2E9C-101B-9397-08002B2CF9AE}" pid="1766" name="ZOTERO_BREF_qO5e3I18nGB8_3">
    <vt:lpwstr>org (Crossref)","title":"Rehearsal in immediate serial recall","volume":"15","author":[{"family":"Tan","given":"L."},{"family":"Ward","given":"G."}],"issued":{"date-parts":[["2008",6,1]]}}}],"schema":"https://github.com/citation-style-language/schema/raw/</vt:lpwstr>
  </property>
  <property fmtid="{D5CDD505-2E9C-101B-9397-08002B2CF9AE}" pid="1767" name="ZOTERO_BREF_qO5e3I18nGB8_4">
    <vt:lpwstr>master/csl-citation.json"}</vt:lpwstr>
  </property>
  <property fmtid="{D5CDD505-2E9C-101B-9397-08002B2CF9AE}" pid="1768" name="ZOTERO_BREF_qOrC2BJ5azPM_1">
    <vt:lpwstr>ZOTERO_ITEM CSL_CITATION {"citationID":"Se1v1oDb","properties":{"formattedCitation":"(Monnier &amp; Bonthoux, 2011; Nairne &amp; Kelley, 2004; Neale &amp; Tehan, 2007; Tehan, 2010)","plainCitation":"(Monnier &amp; Bonthoux, 2011; Nairne &amp; Kelley, 2004; Neale &amp; Tehan, 200</vt:lpwstr>
  </property>
  <property fmtid="{D5CDD505-2E9C-101B-9397-08002B2CF9AE}" pid="1769" name="ZOTERO_BREF_qOrC2BJ5azPM_10">
    <vt:lpwstr>y and Language","language":"en","page":"113-133","source":"DOI.org (Crossref)","title":"Separating item and order information through process dissociation","volume":"50","author":[{"family":"Nairne","given":"James S."},{"family":"Kelley","given":"Matthew </vt:lpwstr>
  </property>
  <property fmtid="{D5CDD505-2E9C-101B-9397-08002B2CF9AE}" pid="1770" name="ZOTERO_BREF_qOrC2BJ5azPM_11">
    <vt:lpwstr>R."}],"issued":{"date-parts":[["2004",2]]}}},{"id":1574,"uris":["http://zotero.org/users/6058248/items/5Z2VJX6T"],"itemData":{"id":1574,"type":"article-journal","container-title":"Memory &amp; Cognition","DOI":"10.3758/BF03192927","ISSN":"0090-502X, 1532-5946</vt:lpwstr>
  </property>
  <property fmtid="{D5CDD505-2E9C-101B-9397-08002B2CF9AE}" pid="1771" name="ZOTERO_BREF_qOrC2BJ5azPM_12">
    <vt:lpwstr>","issue":"8","journalAbbreviation":"Mem Cogn","language":"en","page":"1940-1953","source":"DOI.org (Crossref)","title":"Age and redintegration in immediate memory and their relationship to task difficulty","volume":"35","author":[{"family":"Neale","given</vt:lpwstr>
  </property>
  <property fmtid="{D5CDD505-2E9C-101B-9397-08002B2CF9AE}" pid="1772" name="ZOTERO_BREF_qOrC2BJ5azPM_13">
    <vt:lpwstr>":"Kerry"},{"family":"Tehan","given":"Gerald"}],"issued":{"date-parts":[["2007",12]]}}},{"id":1658,"uris":["http://zotero.org/users/6058248/items/A6TCAPEN"],"itemData":{"id":1658,"type":"article-journal","abstract":"The influence of permanent lexical netw</vt:lpwstr>
  </property>
  <property fmtid="{D5CDD505-2E9C-101B-9397-08002B2CF9AE}" pid="1773" name="ZOTERO_BREF_qOrC2BJ5azPM_14">
    <vt:lpwstr>ork in immediate serial recall is well established. The corresponding influence of permanent semantic networks is less clear although such networks are known to both facilitate memory in long-term memory tasks and to produce false memories in those same t</vt:lpwstr>
  </property>
  <property fmtid="{D5CDD505-2E9C-101B-9397-08002B2CF9AE}" pid="1774" name="ZOTERO_BREF_qOrC2BJ5azPM_15">
    <vt:lpwstr>asks. The current experiment involves the study of Deese-RoedigerMcDermott (DRM) lists for immediate serial recall. The trials in the experiment involved presenting the six strongest items from the DRM lists either in intact associatively related lists or</vt:lpwstr>
  </property>
  <property fmtid="{D5CDD505-2E9C-101B-9397-08002B2CF9AE}" pid="1775" name="ZOTERO_BREF_qOrC2BJ5azPM_16">
    <vt:lpwstr> where those items had been randomly mixed to produce unrelated lists. The results of the experiment indicated that the associatively related lists were better recalled in order than unrelated lists and the non-presented critical lure was falsely recalled</vt:lpwstr>
  </property>
  <property fmtid="{D5CDD505-2E9C-101B-9397-08002B2CF9AE}" pid="1776" name="ZOTERO_BREF_qOrC2BJ5azPM_17">
    <vt:lpwstr> relatively frequently. The results of the experiment confirm the importance of associative semantic networks in short-term memory.","container-title":"Canadian Journal of Experimental Psychology/Revue canadienne de psychologie expérimentale","DOI":"10.10</vt:lpwstr>
  </property>
  <property fmtid="{D5CDD505-2E9C-101B-9397-08002B2CF9AE}" pid="1777" name="ZOTERO_BREF_qOrC2BJ5azPM_18">
    <vt:lpwstr>37/a0021375","ISSN":"1878-7290, 1196-1961","issue":"4","journalAbbreviation":"Canadian Journal of Experimental Psychology/Revue canadienne de psychologie expérimentale","language":"en","page":"266-272","source":"DOI.org (Crossref)","title":"Associative re</vt:lpwstr>
  </property>
  <property fmtid="{D5CDD505-2E9C-101B-9397-08002B2CF9AE}" pid="1778" name="ZOTERO_BREF_qOrC2BJ5azPM_19">
    <vt:lpwstr>latedness enhances recall and produces false memories in immediate serial recall.","volume":"64","author":[{"family":"Tehan","given":"Gerald"}],"issued":{"date-parts":[["2010"]]}}}],"schema":"https://github.com/citation-style-language/schema/raw/master/cs</vt:lpwstr>
  </property>
  <property fmtid="{D5CDD505-2E9C-101B-9397-08002B2CF9AE}" pid="1779" name="ZOTERO_BREF_qOrC2BJ5azPM_2">
    <vt:lpwstr>7; Tehan, 2010)","noteIndex":0},"citationItems":[{"id":1597,"uris":["http://zotero.org/users/6058248/items/LAUWSEF8"],"itemData":{"id":1597,"type":"article-journal","container-title":"British Journal of Developmental Psychology","DOI":"10.1111/j.2044-835X</vt:lpwstr>
  </property>
  <property fmtid="{D5CDD505-2E9C-101B-9397-08002B2CF9AE}" pid="1780" name="ZOTERO_BREF_qOrC2BJ5azPM_20">
    <vt:lpwstr>l-citation.json"}</vt:lpwstr>
  </property>
  <property fmtid="{D5CDD505-2E9C-101B-9397-08002B2CF9AE}" pid="1781" name="ZOTERO_BREF_qOrC2BJ5azPM_3">
    <vt:lpwstr>.2010.02024.x","ISSN":"0261510X","issue":"4","language":"en","page":"929-941","source":"DOI.org (Crossref)","title":"The semantic-similarity effect in children: Influence of long-term knowledge on verbal short-term memory: Semantic contribution to serial </vt:lpwstr>
  </property>
  <property fmtid="{D5CDD505-2E9C-101B-9397-08002B2CF9AE}" pid="1782" name="ZOTERO_BREF_qOrC2BJ5azPM_4">
    <vt:lpwstr>recall in children","title-short":"The semantic-similarity effect in children","volume":"29","author":[{"family":"Monnier","given":"Catherine"},{"family":"Bonthoux","given":"Françoise"}],"issued":{"date-parts":[["2011",11]]}}},{"id":847,"uris":["http://zo</vt:lpwstr>
  </property>
  <property fmtid="{D5CDD505-2E9C-101B-9397-08002B2CF9AE}" pid="1783" name="ZOTERO_BREF_qOrC2BJ5azPM_5">
    <vt:lpwstr>tero.org/users/6058248/items/VDUCANZG"],"itemData":{"id":847,"type":"article-journal","abstract":"In the present paper, we develop and apply a technique, based on the logic of process dissociation, for obtaining numerical estimates of item and order infor</vt:lpwstr>
  </property>
  <property fmtid="{D5CDD505-2E9C-101B-9397-08002B2CF9AE}" pid="1784" name="ZOTERO_BREF_qOrC2BJ5azPM_6">
    <vt:lpwstr>mation. Certain variables, such as phonological similarity, are widely believed to produce dissociative eﬀects on item and order retention. However, such beliefs rest on the questionable assumption that item and order memory can be measured through perfor</vt:lpwstr>
  </property>
  <property fmtid="{D5CDD505-2E9C-101B-9397-08002B2CF9AE}" pid="1785" name="ZOTERO_BREF_qOrC2BJ5azPM_7">
    <vt:lpwstr>mance on a particular kind of retention test (e.g., order can be measured through a reconstruction test). Retention measures are probably not process pure, but instead recruit multiple kinds of information and memory processing. Across four experiments, w</vt:lpwstr>
  </property>
  <property fmtid="{D5CDD505-2E9C-101B-9397-08002B2CF9AE}" pid="1786" name="ZOTERO_BREF_qOrC2BJ5azPM_8">
    <vt:lpwstr>e show that our derived estimates conform generally to expected trends, although surprising results emerged in some instances. We discuss the implications of our analysis for traditional beliefs about the item–order distinction, and we show that a popular</vt:lpwstr>
  </property>
  <property fmtid="{D5CDD505-2E9C-101B-9397-08002B2CF9AE}" pid="1787" name="ZOTERO_BREF_qOrC2BJ5azPM_9">
    <vt:lpwstr> immediate memory model—the perturbation model—is capable of handling most of the empirical trends.","container-title":"Journal of Memory and Language","DOI":"10.1016/j.jml.2003.09.005","ISSN":"0749596X","issue":"2","journalAbbreviation":"Journal of Memor</vt:lpwstr>
  </property>
  <property fmtid="{D5CDD505-2E9C-101B-9397-08002B2CF9AE}" pid="1788" name="ZOTERO_BREF_qX7XTlgZN2g3_1">
    <vt:lpwstr>ZOTERO_ITEM CSL_CITATION {"citationID":"Ug9jwsN1","properties":{"formattedCitation":"(Zielinski et al., 2006)","plainCitation":"(Zielinski et al., 2006)","noteIndex":0},"citationItems":[{"id":43,"uris":["http://zotero.org/users/6058248/items/58WCDY8F"],"i</vt:lpwstr>
  </property>
  <property fmtid="{D5CDD505-2E9C-101B-9397-08002B2CF9AE}" pid="1789" name="ZOTERO_BREF_qX7XTlgZN2g3_2">
    <vt:lpwstr>temData":{"id":43,"type":"article-journal","abstract":"Usually the primary goal for the application of optimization algorithms is convergence to the global optimum, and the secondary goal is to use the least computational effort. By application of differe</vt:lpwstr>
  </property>
  <property fmtid="{D5CDD505-2E9C-101B-9397-08002B2CF9AE}" pid="1790" name="ZOTERO_BREF_qX7XTlgZN2g3_3">
    <vt:lpwstr>nt stopping criteria the achievement of both objectives is influenced: If an optimization run is terminated too early, convergence may not be reached, but on the other hand computational resources may be wasted if the optimization run is stopped late. Bec</vt:lpwstr>
  </property>
  <property fmtid="{D5CDD505-2E9C-101B-9397-08002B2CF9AE}" pid="1791" name="ZOTERO_BREF_qX7XTlgZN2g3_4">
    <vt:lpwstr>ause the two criteria that are applied mostly in evolutionary algorithms literature have some drawbacks, several stopping criteria are analyzed in this work, using the Differential Evolution algorithm. In contrast to a prior study a constrained optimizati</vt:lpwstr>
  </property>
  <property fmtid="{D5CDD505-2E9C-101B-9397-08002B2CF9AE}" pid="1792" name="ZOTERO_BREF_qX7XTlgZN2g3_5">
    <vt:lpwstr>on problem is used here. It consists of optimizing the power allocation for a CDMA (Code Division Multiple Access) system that includes a parallel interference cancellation technique.","container-title":"Proceedings of the 10th International Conference on</vt:lpwstr>
  </property>
  <property fmtid="{D5CDD505-2E9C-101B-9397-08002B2CF9AE}" pid="1793" name="ZOTERO_BREF_qX7XTlgZN2g3_6">
    <vt:lpwstr> Optimization of Electrical and Electronic Equipment","language":"en","source":"Zotero","title":"Examination of Stopping Criteria for Differential Evolution based on a Power Allocation Problem","author":[{"family":"Zielinski","given":"K"},{"family":"Weitk</vt:lpwstr>
  </property>
  <property fmtid="{D5CDD505-2E9C-101B-9397-08002B2CF9AE}" pid="1794" name="ZOTERO_BREF_qX7XTlgZN2g3_7">
    <vt:lpwstr>emper","given":"P"},{"family":"Laur","given":"R"}],"issued":{"date-parts":[["2006"]]}}}],"schema":"https://github.com/citation-style-language/schema/raw/master/csl-citation.json"}</vt:lpwstr>
  </property>
  <property fmtid="{D5CDD505-2E9C-101B-9397-08002B2CF9AE}" pid="1795" name="ZOTERO_BREF_qnMS6WCSUgdA_1">
    <vt:lpwstr>ZOTERO_ITEM CSL_CITATION {"citationID":"76Xqii3B","properties":{"formattedCitation":"(Lewandowsky &amp; Oberauer, 2015; Souza &amp; Oberauer, 2018)","plainCitation":"(Lewandowsky &amp; Oberauer, 2015; Souza &amp; Oberauer, 2018)","noteIndex":0},"citationItems":[{"id":148</vt:lpwstr>
  </property>
  <property fmtid="{D5CDD505-2E9C-101B-9397-08002B2CF9AE}" pid="1796" name="ZOTERO_BREF_qnMS6WCSUgdA_10">
    <vt:lpwstr>"page":"55","source":"Zotero","title":"Does Articulatory Rehearsal Help Immediate Serial Recall?","author":[{"family":"Souza","given":"Alessandra S"},{"family":"Oberauer","given":"Klaus"}],"issued":{"date-parts":[["2018"]]}}}],"schema":"https://github.com</vt:lpwstr>
  </property>
  <property fmtid="{D5CDD505-2E9C-101B-9397-08002B2CF9AE}" pid="1797" name="ZOTERO_BREF_qnMS6WCSUgdA_11">
    <vt:lpwstr>/citation-style-language/schema/raw/master/csl-citation.json"}</vt:lpwstr>
  </property>
  <property fmtid="{D5CDD505-2E9C-101B-9397-08002B2CF9AE}" pid="1798" name="ZOTERO_BREF_qnMS6WCSUgdA_2">
    <vt:lpwstr>3,"uris":["http://zotero.org/users/6058248/items/QKU79RQY"],"itemData":{"id":1483,"type":"article-journal","container-title":"Psychological Review","DOI":"10.1037/a0039684","ISSN":"1939-1471, 0033-295X","issue":"4","journalAbbreviation":"Psychological Rev</vt:lpwstr>
  </property>
  <property fmtid="{D5CDD505-2E9C-101B-9397-08002B2CF9AE}" pid="1799" name="ZOTERO_BREF_qnMS6WCSUgdA_3">
    <vt:lpwstr>iew","language":"en","page":"674-699","source":"DOI.org (Crossref)","title":"Rehearsal in serial recall: An unworkable solution to the nonexistent problem of decay.","title-short":"Rehearsal in serial recall","volume":"122","author":[{"family":"Lewandowsk</vt:lpwstr>
  </property>
  <property fmtid="{D5CDD505-2E9C-101B-9397-08002B2CF9AE}" pid="1800" name="ZOTERO_BREF_qnMS6WCSUgdA_4">
    <vt:lpwstr>y","given":"Stephan"},{"family":"Oberauer","given":"Klaus"}],"issued":{"date-parts":[["2015"]]}}},{"id":2137,"uris":["http://zotero.org/users/6058248/items/D9J8TTMI"],"itemData":{"id":2137,"type":"article-journal","abstract":"Articulatory rehearsal is ass</vt:lpwstr>
  </property>
  <property fmtid="{D5CDD505-2E9C-101B-9397-08002B2CF9AE}" pid="1801" name="ZOTERO_BREF_qnMS6WCSUgdA_5">
    <vt:lpwstr>umed to benefit verbal working memory. Yet, there is no experimental evidence supporting a causal link between rehearsal and serial-order memory, which is one of the hallmarks of working memory functioning. Across four experiments, we tested the hypothesi</vt:lpwstr>
  </property>
  <property fmtid="{D5CDD505-2E9C-101B-9397-08002B2CF9AE}" pid="1802" name="ZOTERO_BREF_qnMS6WCSUgdA_6">
    <vt:lpwstr>s that rehearsal improves working memory by asking participants to rehearse overtly and by instructing different rehearsal schedules. In Experiments 1a, 1b, and 2, we compared an instructed cumulative-rehearsal condition against a free-rehearsal condition</vt:lpwstr>
  </property>
  <property fmtid="{D5CDD505-2E9C-101B-9397-08002B2CF9AE}" pid="1803" name="ZOTERO_BREF_qnMS6WCSUgdA_7">
    <vt:lpwstr>. The instruction increased the prevalence of cumulative rehearsal, but recall performance remained unchanged or decreased compared to the free-rehearsal baseline. Experiment 2 also tested the impact of a fixed rehearsal instruction; this condition yielde</vt:lpwstr>
  </property>
  <property fmtid="{D5CDD505-2E9C-101B-9397-08002B2CF9AE}" pid="1804" name="ZOTERO_BREF_qnMS6WCSUgdA_8">
    <vt:lpwstr>d substantial performance costs compared to the baseline. Experiment 3 tested whether rehearsals (according to an experimenter-controlled protocol) are beneficial compared to a matched articulatory suppression condition that blocked rehearsals of the memo</vt:lpwstr>
  </property>
  <property fmtid="{D5CDD505-2E9C-101B-9397-08002B2CF9AE}" pid="1805" name="ZOTERO_BREF_qnMS6WCSUgdA_9">
    <vt:lpwstr>randa. Again, rehearsing the memoranda yielded no benefit compared to articulatory suppression. In sum, our results are incompatible with the notion that rehearsal is beneficial to working memory.","container-title":"Cognitive psychology","language":"en",</vt:lpwstr>
  </property>
  <property fmtid="{D5CDD505-2E9C-101B-9397-08002B2CF9AE}" pid="1806" name="ZOTERO_BREF_qppkhc9ZpMld_1">
    <vt:lpwstr/>
  </property>
  <property fmtid="{D5CDD505-2E9C-101B-9397-08002B2CF9AE}" pid="1807" name="ZOTERO_BREF_qsvFucj37TY7_1">
    <vt:lpwstr>ZOTERO_ITEM CSL_CITATION {"citationID":"PnqUg6lu","properties":{"formattedCitation":"(Binder et al., 2009; Binder &amp; Desai, 2011; Lambon-Ralph et al., 2017)","plainCitation":"(Binder et al., 2009; Binder &amp; Desai, 2011; Lambon-Ralph et al., 2017)","noteInde</vt:lpwstr>
  </property>
  <property fmtid="{D5CDD505-2E9C-101B-9397-08002B2CF9AE}" pid="1808" name="ZOTERO_BREF_qsvFucj37TY7_10">
    <vt:lpwstr>ffrey R."},{"family":"Desai","given":"Rutvik H."},{"family":"Graves","given":"William W."},{"family":"Conant","given":"Lisa L."}],"issued":{"date-parts":[["2009",12]]}}},{"id":792,"uris":["http://zotero.org/users/6058248/items/8G2KJ7BN"],"itemData":{"id":</vt:lpwstr>
  </property>
  <property fmtid="{D5CDD505-2E9C-101B-9397-08002B2CF9AE}" pid="1809" name="ZOTERO_BREF_qsvFucj37TY7_11">
    <vt:lpwstr>792,"type":"article-journal","container-title":"Trends in Cognitive Sciences","DOI":"10.1016/j.tics.2011.10.001","ISSN":"13646613","issue":"11","journalAbbreviation":"Trends in Cognitive Sciences","language":"en","page":"527-536","source":"DOI.org (Crossr</vt:lpwstr>
  </property>
  <property fmtid="{D5CDD505-2E9C-101B-9397-08002B2CF9AE}" pid="1810" name="ZOTERO_BREF_qsvFucj37TY7_12">
    <vt:lpwstr>ef)","title":"The neurobiology of semantic memory","volume":"15","author":[{"family":"Binder","given":"Jeffrey R."},{"family":"Desai","given":"Rutvik H."}],"issued":{"date-parts":[["2011",11]]}}},{"id":2147,"uris":["http://zotero.org/users/6058248/items/Q</vt:lpwstr>
  </property>
  <property fmtid="{D5CDD505-2E9C-101B-9397-08002B2CF9AE}" pid="1811" name="ZOTERO_BREF_qsvFucj37TY7_13">
    <vt:lpwstr>PKBJ9MQ"],"itemData":{"id":2147,"type":"article-journal","abstract":"Semantic cognition refers to our ability to use, manipulate and generalize knowledge that is acquired over the lifespan to support innumerable verbal and non-verbal behaviours. This Revi</vt:lpwstr>
  </property>
  <property fmtid="{D5CDD505-2E9C-101B-9397-08002B2CF9AE}" pid="1812" name="ZOTERO_BREF_qsvFucj37TY7_14">
    <vt:lpwstr>ew summarizes key findings and issues arising from a decade of research into the neurocognitive and neurocomputational underpinnings of this ability, leading to a new framework that we term controlled semantic cognition (CSC). CSC offers solutions to long</vt:lpwstr>
  </property>
  <property fmtid="{D5CDD505-2E9C-101B-9397-08002B2CF9AE}" pid="1813" name="ZOTERO_BREF_qsvFucj37TY7_15">
    <vt:lpwstr>-standing queries in philosophy and cognitive science, and yields a convergent framework for understanding the neural and computational bases of healthy semantic cognition and its dysfunction in brain disorders.","container-title":"Nature Reviews Neurosci</vt:lpwstr>
  </property>
  <property fmtid="{D5CDD505-2E9C-101B-9397-08002B2CF9AE}" pid="1814" name="ZOTERO_BREF_qsvFucj37TY7_16">
    <vt:lpwstr>ence","DOI":"10.1038/nrn.2016.150","ISSN":"1471-003X, 1471-0048","issue":"1","journalAbbreviation":"Nat Rev Neurosci","language":"en","page":"42-55","source":"DOI.org (Crossref)","title":"The neural and computational bases of semantic cognition","volume":</vt:lpwstr>
  </property>
  <property fmtid="{D5CDD505-2E9C-101B-9397-08002B2CF9AE}" pid="1815" name="ZOTERO_BREF_qsvFucj37TY7_17">
    <vt:lpwstr>"18","author":[{"family":"Lambon-Ralph","given":"Matt"},{"family":"Jefferies","given":"Elizabeth"},{"family":"Patterson","given":"Karalyn"},{"family":"Rogers","given":"Timothy T."}],"issued":{"date-parts":[["2017",1]]}}}],"schema":"https://github.com/cita</vt:lpwstr>
  </property>
  <property fmtid="{D5CDD505-2E9C-101B-9397-08002B2CF9AE}" pid="1816" name="ZOTERO_BREF_qsvFucj37TY7_18">
    <vt:lpwstr>tion-style-language/schema/raw/master/csl-citation.json"}</vt:lpwstr>
  </property>
  <property fmtid="{D5CDD505-2E9C-101B-9397-08002B2CF9AE}" pid="1817" name="ZOTERO_BREF_qsvFucj37TY7_2">
    <vt:lpwstr>x":0},"citationItems":[{"id":794,"uris":["http://zotero.org/users/6058248/items/3XTD8R4R"],"itemData":{"id":794,"type":"article-journal","abstract":"Semantic memory refers to knowledge about people, objects, actions, relations, self, and culture acquired </vt:lpwstr>
  </property>
  <property fmtid="{D5CDD505-2E9C-101B-9397-08002B2CF9AE}" pid="1818" name="ZOTERO_BREF_qsvFucj37TY7_3">
    <vt:lpwstr>through experience. The neural systems that store and retrieve this information have been studied for many years, but a consensus regarding their identity has not been reached. Using strict inclusion criteria, we analyzed 120 functional neuroimaging studi</vt:lpwstr>
  </property>
  <property fmtid="{D5CDD505-2E9C-101B-9397-08002B2CF9AE}" pid="1819" name="ZOTERO_BREF_qsvFucj37TY7_4">
    <vt:lpwstr>es focusing on semantic processing. Reliable areas of activation in these studies were identiﬁed using the activation likelihood estimate (ALE) technique. These activations formed a distinct, left-lateralized network comprised of 7 regions: posterior infe</vt:lpwstr>
  </property>
  <property fmtid="{D5CDD505-2E9C-101B-9397-08002B2CF9AE}" pid="1820" name="ZOTERO_BREF_qsvFucj37TY7_5">
    <vt:lpwstr>rior parietal lobe, middle temporal gyrus, fusiform and parahippocampal gyri, dorsomedial prefrontal cortex, inferior frontal gyrus, ventromedial prefrontal cortex, and posterior cingulate gyrus. Secondary analyses showed speciﬁc subregions of this networ</vt:lpwstr>
  </property>
  <property fmtid="{D5CDD505-2E9C-101B-9397-08002B2CF9AE}" pid="1821" name="ZOTERO_BREF_qsvFucj37TY7_6">
    <vt:lpwstr>k associated with knowledge of actions, manipulable artifacts, abstract concepts, and concrete concepts. The cortical regions involved in semantic processing can be grouped into 3 broad categories: posterior multimodal and heteromodal association cortex, </vt:lpwstr>
  </property>
  <property fmtid="{D5CDD505-2E9C-101B-9397-08002B2CF9AE}" pid="1822" name="ZOTERO_BREF_qsvFucj37TY7_7">
    <vt:lpwstr>heteromodal prefrontal cortex, and medial limbic regions. The expansion of these regions in the human relative to the nonhuman primate brain may explain uniquely human capacities to use language productively, plan, solve problems, and create cultural and </vt:lpwstr>
  </property>
  <property fmtid="{D5CDD505-2E9C-101B-9397-08002B2CF9AE}" pid="1823" name="ZOTERO_BREF_qsvFucj37TY7_8">
    <vt:lpwstr>technological artifacts, all of which depend on the ﬂuid and efﬁcient retrieval and manipulation of semantic knowledge.","container-title":"Cerebral Cortex","DOI":"10.1093/cercor/bhp055","ISSN":"1460-2199, 1047-3211","issue":"12","language":"en","page":"2</vt:lpwstr>
  </property>
  <property fmtid="{D5CDD505-2E9C-101B-9397-08002B2CF9AE}" pid="1824" name="ZOTERO_BREF_qsvFucj37TY7_9">
    <vt:lpwstr>767-2796","source":"DOI.org (Crossref)","title":"Where Is the Semantic System? A Critical Review and Meta-Analysis of 120 Functional Neuroimaging Studies","title-short":"Where Is the Semantic System?","volume":"19","author":[{"family":"Binder","given":"Je</vt:lpwstr>
  </property>
  <property fmtid="{D5CDD505-2E9C-101B-9397-08002B2CF9AE}" pid="1825" name="ZOTERO_BREF_rBbr7fy2pb8I_1">
    <vt:lpwstr>ZOTERO_ITEM CSL_CITATION {"citationID":"6CaBNsF2","properties":{"formattedCitation":"(Farrell et al., 2011; Henson, 1998)","plainCitation":"(Farrell et al., 2011; Henson, 1998)","dontUpdate":true,"noteIndex":0},"citationItems":[{"id":1974,"uris":["http://</vt:lpwstr>
  </property>
  <property fmtid="{D5CDD505-2E9C-101B-9397-08002B2CF9AE}" pid="1826" name="ZOTERO_BREF_rBbr7fy2pb8I_2">
    <vt:lpwstr>zotero.org/users/6058248/items/5MMQ4X9Z"],"itemData":{"id":1974,"type":"article-journal","container-title":"Memory &amp; Cognition","DOI":"10.3758/s13421-010-0053-0","ISSN":"0090-502X, 1532-5946","issue":"4","journalAbbreviation":"Mem Cogn","language":"en","p</vt:lpwstr>
  </property>
  <property fmtid="{D5CDD505-2E9C-101B-9397-08002B2CF9AE}" pid="1827" name="ZOTERO_BREF_rBbr7fy2pb8I_3">
    <vt:lpwstr>age":"573-587","source":"DOI.org (Crossref)","title":"Relations between timing, position, and grouping in short-term memory","volume":"39","author":[{"family":"Farrell","given":"Simon"},{"family":"Wise","given":"Victoria"},{"family":"Lelièvre","given":"An</vt:lpwstr>
  </property>
  <property fmtid="{D5CDD505-2E9C-101B-9397-08002B2CF9AE}" pid="1828" name="ZOTERO_BREF_rBbr7fy2pb8I_4">
    <vt:lpwstr>na"}],"issued":{"date-parts":[["2011",5]]}}},{"id":90,"uris":["http://zotero.org/users/6058248/items/A7927GIV"],"itemData":{"id":90,"type":"article-journal","container-title":"Cognitive Psychology","DOI":"10.1006/cogp.1998.0685","ISSN":"00100285","issue":</vt:lpwstr>
  </property>
  <property fmtid="{D5CDD505-2E9C-101B-9397-08002B2CF9AE}" pid="1829" name="ZOTERO_BREF_rBbr7fy2pb8I_5">
    <vt:lpwstr>"2","journalAbbreviation":"Cognitive Psychology","language":"en","page":"73-137","source":"DOI.org (Crossref)","title":"Short-Term Memory for Serial Order: The Start-End Model","title-short":"Short-Term Memory for Serial Order","volume":"36","author":[{"f</vt:lpwstr>
  </property>
  <property fmtid="{D5CDD505-2E9C-101B-9397-08002B2CF9AE}" pid="1830" name="ZOTERO_BREF_rBbr7fy2pb8I_6">
    <vt:lpwstr>amily":"Henson","given":"Richard N. A."}],"issued":{"date-parts":[["1998",7]]}}}],"schema":"https://github.com/citation-style-language/schema/raw/master/csl-citation.json"}</vt:lpwstr>
  </property>
  <property fmtid="{D5CDD505-2E9C-101B-9397-08002B2CF9AE}" pid="1831" name="ZOTERO_BREF_rCc3zegg6GHZ_1">
    <vt:lpwstr>ZOTERO_ITEM CSL_CITATION {"citationID":"8KMICY6A","properties":{"formattedCitation":"(Morey, 2008)","plainCitation":"(Morey, 2008)","noteIndex":0},"citationItems":[{"id":1781,"uris":["http://zotero.org/users/6058248/items/NMRZ7DAX"],"itemData":{"id":1781,</vt:lpwstr>
  </property>
  <property fmtid="{D5CDD505-2E9C-101B-9397-08002B2CF9AE}" pid="1832" name="ZOTERO_BREF_rCc3zegg6GHZ_2">
    <vt:lpwstr>"type":"article-journal","container-title":"Tutorials in Quantitative Methods for Psychology","DOI":"10.20982/tqmp.04.2.p061","ISSN":"1913-4126","issue":"2","journalAbbreviation":"TQMP","language":"en","page":"61-64","source":"DOI.org (Crossref)","title":</vt:lpwstr>
  </property>
  <property fmtid="{D5CDD505-2E9C-101B-9397-08002B2CF9AE}" pid="1833" name="ZOTERO_BREF_rCc3zegg6GHZ_3">
    <vt:lpwstr>"Confidence Intervals from Normalized Data: A correction to Cousineau (2005)","title-short":"Confidence Intervals from Normalized Data","volume":"4","author":[{"family":"Morey","given":"Richard D."}],"issued":{"date-parts":[["2008",9,1]]}}}],"schema":"htt</vt:lpwstr>
  </property>
  <property fmtid="{D5CDD505-2E9C-101B-9397-08002B2CF9AE}" pid="1834" name="ZOTERO_BREF_rCc3zegg6GHZ_4">
    <vt:lpwstr>ps://github.com/citation-style-language/schema/raw/master/csl-citation.json"}</vt:lpwstr>
  </property>
  <property fmtid="{D5CDD505-2E9C-101B-9397-08002B2CF9AE}" pid="1835" name="ZOTERO_BREF_rLt1bUCys3EI_1">
    <vt:lpwstr>ZOTERO_ITEM CSL_CITATION {"citationID":"L9LZMMvM","properties":{"formattedCitation":"(Kowialiewski et al., 2023; Neath et al., 2022)","plainCitation":"(Kowialiewski et al., 2023; Neath et al., 2022)","noteIndex":0},"citationItems":[{"id":2181,"uris":["htt</vt:lpwstr>
  </property>
  <property fmtid="{D5CDD505-2E9C-101B-9397-08002B2CF9AE}" pid="1836" name="ZOTERO_BREF_rLt1bUCys3EI_10">
    <vt:lpwstr>]}}},{"id":45,"uris":["http://zotero.org/users/6058248/items/GB97XYMF"],"itemData":{"id":45,"type":"article-journal","abstract":"Lists of semantically related words are better recalled than lists of unrelated words on immediate serial recall tests. Promin</vt:lpwstr>
  </property>
  <property fmtid="{D5CDD505-2E9C-101B-9397-08002B2CF9AE}" pid="1837" name="ZOTERO_BREF_rLt1bUCys3EI_11">
    <vt:lpwstr>ent explanations for this beneficial effect of semantic relatedness, such as the item/order hypothesis, invoke differential contributions of item and order information and predict that on tests that de-emphasize item information, the effect of semantic re</vt:lpwstr>
  </property>
  <property fmtid="{D5CDD505-2E9C-101B-9397-08002B2CF9AE}" pid="1838" name="ZOTERO_BREF_rLt1bUCys3EI_12">
    <vt:lpwstr>latedness will be abolished. The prediction is hard to assess because previous studies using reconstruction of order tests show conflicting and equivocal results. Three experiments are reported that were designed to minimize problems associated with extan</vt:lpwstr>
  </property>
  <property fmtid="{D5CDD505-2E9C-101B-9397-08002B2CF9AE}" pid="1839" name="ZOTERO_BREF_rLt1bUCys3EI_13">
    <vt:lpwstr>t studies and that will allow reassessment of the prediction that semantic relatedness will have no effect on reconstruction of order tests. The experiments replicated the usual beneficial effect of semantic relatedness on memory when the test was serial </vt:lpwstr>
  </property>
  <property fmtid="{D5CDD505-2E9C-101B-9397-08002B2CF9AE}" pid="1840" name="ZOTERO_BREF_rLt1bUCys3EI_14">
    <vt:lpwstr>recall but found no effect when the test was reconstruction of order. These results were observed regardless of whether semantic relatedness was defined by category membership (Experiment 1), association (Experiment 2), or meaning (Experiment 3). These re</vt:lpwstr>
  </property>
  <property fmtid="{D5CDD505-2E9C-101B-9397-08002B2CF9AE}" pid="1841" name="ZOTERO_BREF_rLt1bUCys3EI_15">
    <vt:lpwstr>sults clarify earlier results in the literature and confirm a strong prediction of the item/order hypothesis.","container-title":"Experimental Psychology","DOI":"10.1027/1618-3169/a000557","ISSN":"1618-3169, 2190-5142","journalAbbreviation":"Experimental </vt:lpwstr>
  </property>
  <property fmtid="{D5CDD505-2E9C-101B-9397-08002B2CF9AE}" pid="1842" name="ZOTERO_BREF_rLt1bUCys3EI_16">
    <vt:lpwstr>Psychology","language":"en","page":"1618-3169/a000557","source":"DOI.org (Crossref)","title":"Semantic Relatedness Effects in Serial Recall But Not in Serial Reconstruction of Order","author":[{"family":"Neath","given":"Ian"},{"family":"Saint-Aubin","give</vt:lpwstr>
  </property>
  <property fmtid="{D5CDD505-2E9C-101B-9397-08002B2CF9AE}" pid="1843" name="ZOTERO_BREF_rLt1bUCys3EI_17">
    <vt:lpwstr>n":"Jean"},{"family":"Surprenant","given":"Aimée M."}],"issued":{"date-parts":[["2022",10,28]]}}}],"schema":"https://github.com/citation-style-language/schema/raw/master/csl-citation.json"}</vt:lpwstr>
  </property>
  <property fmtid="{D5CDD505-2E9C-101B-9397-08002B2CF9AE}" pid="1844" name="ZOTERO_BREF_rLt1bUCys3EI_2">
    <vt:lpwstr>p://zotero.org/users/6058248/items/GHSE92VK"],"itemData":{"id":2181,"type":"article-journal","abstract":"Working memory (WM) is often tested through immediate serial recall of word lists. Performance in such tasks is negatively influenced by phonological </vt:lpwstr>
  </property>
  <property fmtid="{D5CDD505-2E9C-101B-9397-08002B2CF9AE}" pid="1845" name="ZOTERO_BREF_rLt1bUCys3EI_3">
    <vt:lpwstr>similarity: People more often get the order of words wrong when they are phonologically similar to each other (e.g., cat, fat, mat). This phonological-similarity effect shows that phonology plays an important role for the representation of serial order in</vt:lpwstr>
  </property>
  <property fmtid="{D5CDD505-2E9C-101B-9397-08002B2CF9AE}" pid="1846" name="ZOTERO_BREF_rLt1bUCys3EI_4">
    <vt:lpwstr> these tasks. By contrast, semantic similarity usually does not impact performance negatively. To resolve and understand this discrepancy, we tested the ef­ fects of phonological and semantic similarity for the retention of positional information in WM. A</vt:lpwstr>
  </property>
  <property fmtid="{D5CDD505-2E9C-101B-9397-08002B2CF9AE}" pid="1847" name="ZOTERO_BREF_rLt1bUCys3EI_5">
    <vt:lpwstr>cross six ex­ periments (all Ns = 60 young adults), we manipulated between-item semantic and phonological similarity in tasks requiring participants to form and maintain new item-context bindings in WM. Participants were asked to retrieve items from their</vt:lpwstr>
  </property>
  <property fmtid="{D5CDD505-2E9C-101B-9397-08002B2CF9AE}" pid="1848" name="ZOTERO_BREF_rLt1bUCys3EI_6">
    <vt:lpwstr> context, or the contexts from their item. For both retrieval directions, phonological similarity impaired WM for item-context bindings across all experiments. Semantic similarity did not. These results demonstrate that WM encodes phonological and semanti</vt:lpwstr>
  </property>
  <property fmtid="{D5CDD505-2E9C-101B-9397-08002B2CF9AE}" pid="1849" name="ZOTERO_BREF_rLt1bUCys3EI_7">
    <vt:lpwstr>c information differently. We propose a WM model accounting for semantic-similarity effects in WM, in which semantic knowledge supports WM through activated long-term memory.","container-title":"Cognition","DOI":"10.1016/j.cognition.2022.105364","ISSN":"0</vt:lpwstr>
  </property>
  <property fmtid="{D5CDD505-2E9C-101B-9397-08002B2CF9AE}" pid="1850" name="ZOTERO_BREF_rLt1bUCys3EI_8">
    <vt:lpwstr>0100277","issue":"105364","journalAbbreviation":"Cognition","language":"en","source":"DOI.org (Crossref)","title":"Verbal working memory encodes phonological and semantic information differently","URL":"https://linkinghub.elsevier.com/retrieve/pii/S001002</vt:lpwstr>
  </property>
  <property fmtid="{D5CDD505-2E9C-101B-9397-08002B2CF9AE}" pid="1851" name="ZOTERO_BREF_rLt1bUCys3EI_9">
    <vt:lpwstr>7722003535","volume":"233","author":[{"family":"Kowialiewski","given":"B."},{"family":"Krasnoff","given":"J."},{"family":"Mizrak","given":"E."},{"family":"Oberauer","given":"K."}],"accessed":{"date-parts":[["2022",12,29]]},"issued":{"date-parts":[["2023"]</vt:lpwstr>
  </property>
  <property fmtid="{D5CDD505-2E9C-101B-9397-08002B2CF9AE}" pid="1852" name="ZOTERO_BREF_rv0EfP13puqj_1">
    <vt:lpwstr>ZOTERO_ITEM CSL_CITATION {"citationID":"sKhy7Poq","properties":{"formattedCitation":"(Poirier et al., 2015)","plainCitation":"(Poirier et al., 2015)","dontUpdate":true,"noteIndex":0},"citationItems":[{"id":1124,"uris":["http://zotero.org/users/6058248/ite</vt:lpwstr>
  </property>
  <property fmtid="{D5CDD505-2E9C-101B-9397-08002B2CF9AE}" pid="1853" name="ZOTERO_BREF_rv0EfP13puqj_2">
    <vt:lpwstr>ms/YZD5XYAH"],"itemData":{"id":1124,"type":"article-journal","container-title":"Memory &amp; Cognition","DOI":"10.3758/s13421-014-0470-6","ISSN":"0090-502X, 1532-5946","issue":"3","journalAbbreviation":"Mem Cogn","language":"en","page":"489-499","source":"DOI</vt:lpwstr>
  </property>
  <property fmtid="{D5CDD505-2E9C-101B-9397-08002B2CF9AE}" pid="1854" name="ZOTERO_BREF_rv0EfP13puqj_3">
    <vt:lpwstr>.org (Crossref)","title":"Order recall in verbal short-term memory: The role of semantic networks","title-short":"Order recall in verbal short-term memory","volume":"43","author":[{"family":"Poirier","given":"Marie"},{"family":"Saint-Aubin","given":"Jean"</vt:lpwstr>
  </property>
  <property fmtid="{D5CDD505-2E9C-101B-9397-08002B2CF9AE}" pid="1855" name="ZOTERO_BREF_rv0EfP13puqj_4">
    <vt:lpwstr>},{"family":"Mair","given":"Ali"},{"family":"Tehan","given":"Gerry"},{"family":"Tolan","given":"Anne"}],"issued":{"date-parts":[["2015",4]]}}}],"schema":"https://github.com/citation-style-language/schema/raw/master/csl-citation.json"}</vt:lpwstr>
  </property>
  <property fmtid="{D5CDD505-2E9C-101B-9397-08002B2CF9AE}" pid="1856" name="ZOTERO_BREF_sGLGoJDgDmmo_1">
    <vt:lpwstr>ZOTERO_ITEM CSL_CITATION {"citationID":"TBgBR6Qk","properties":{"formattedCitation":"(Kowialiewski, Gorin, et al., 2021)","plainCitation":"(Kowialiewski, Gorin, et al., 2021)","dontUpdate":true,"noteIndex":0},"citationItems":[{"id":254,"uris":["http://zot</vt:lpwstr>
  </property>
  <property fmtid="{D5CDD505-2E9C-101B-9397-08002B2CF9AE}" pid="1857" name="ZOTERO_BREF_sGLGoJDgDmmo_2">
    <vt:lpwstr>ero.org/users/6058248/items/GGHP6KT7"],"itemData":{"id":254,"type":"article-journal","container-title":"Journal of Experimental Psychology: Learning, Memory, and Cognition","DOI":"https://doi.org/10.1037/xlm0001031","title":"Semantic knowledge constrains </vt:lpwstr>
  </property>
  <property fmtid="{D5CDD505-2E9C-101B-9397-08002B2CF9AE}" pid="1858" name="ZOTERO_BREF_sGLGoJDgDmmo_3">
    <vt:lpwstr>the processing of serial order information in working memory","author":[{"family":"Kowialiewski","given":"Benjamin"},{"family":"Gorin","given":"Simon"},{"family":"Majerus","given":"Steve"}],"issued":{"date-parts":[["2021"]]}}}],"schema":"https://github.co</vt:lpwstr>
  </property>
  <property fmtid="{D5CDD505-2E9C-101B-9397-08002B2CF9AE}" pid="1859" name="ZOTERO_BREF_sGLGoJDgDmmo_4">
    <vt:lpwstr>m/citation-style-language/schema/raw/master/csl-citation.json"}</vt:lpwstr>
  </property>
  <property fmtid="{D5CDD505-2E9C-101B-9397-08002B2CF9AE}" pid="1860" name="ZOTERO_BREF_sT4rLR8XV5fO_1">
    <vt:lpwstr>ZOTERO_ITEM CSL_CITATION {"citationID":"D5hGL2ku","properties":{"formattedCitation":"(Mueller &amp; Watkins, 1977; Watkins &amp; Watkins, 1976)","plainCitation":"(Mueller &amp; Watkins, 1977; Watkins &amp; Watkins, 1976)","noteIndex":0},"citationItems":[{"id":2276,"uris"</vt:lpwstr>
  </property>
  <property fmtid="{D5CDD505-2E9C-101B-9397-08002B2CF9AE}" pid="1861" name="ZOTERO_BREF_sT4rLR8XV5fO_2">
    <vt:lpwstr>:["http://zotero.org/users/6058248/items/65EMNU2U"],"itemData":{"id":2276,"type":"article-journal","container-title":"Journal of Verbal Learning and Verbal Behavior","DOI":"10.1016/S0022-5371(77)80029-7","ISSN":"00225371","issue":"6","journalAbbreviation"</vt:lpwstr>
  </property>
  <property fmtid="{D5CDD505-2E9C-101B-9397-08002B2CF9AE}" pid="1862" name="ZOTERO_BREF_sT4rLR8XV5fO_3">
    <vt:lpwstr>:"Journal of Verbal Learning and Verbal Behavior","language":"en","page":"699-709","source":"DOI.org (Crossref)","title":"Inhibition from part-set cuing: A cue-overload interpretation","title-short":"Inhibition from part-set cuing","volume":"16","author":</vt:lpwstr>
  </property>
  <property fmtid="{D5CDD505-2E9C-101B-9397-08002B2CF9AE}" pid="1863" name="ZOTERO_BREF_sT4rLR8XV5fO_4">
    <vt:lpwstr>[{"family":"Mueller","given":"Christian W."},{"family":"Watkins","given":"Michael J."}],"issued":{"date-parts":[["1977",12]]}}},{"id":2277,"uris":["http://zotero.org/users/6058248/items/CLLPKB2U"],"itemData":{"id":2277,"type":"article-journal","container-</vt:lpwstr>
  </property>
  <property fmtid="{D5CDD505-2E9C-101B-9397-08002B2CF9AE}" pid="1864" name="ZOTERO_BREF_sT4rLR8XV5fO_5">
    <vt:lpwstr>title":"Bulletin of the Psychonomic Society","DOI":"10.3758/BF03337192","ISSN":"0090-5054","issue":"3","journalAbbreviation":"Bull. Psychon. Soc.","language":"en","page":"289-291","source":"DOI.org (Crossref)","title":"Cue-overload theory and the method o</vt:lpwstr>
  </property>
  <property fmtid="{D5CDD505-2E9C-101B-9397-08002B2CF9AE}" pid="1865" name="ZOTERO_BREF_sT4rLR8XV5fO_6">
    <vt:lpwstr>f interpolated attributes","volume":"7","author":[{"family":"Watkins","given":"Michael J."},{"family":"Watkins","given":"Olga C."}],"issued":{"date-parts":[["1976",3]]}}}],"schema":"https://github.com/citation-style-language/schema/raw/master/csl-citation</vt:lpwstr>
  </property>
  <property fmtid="{D5CDD505-2E9C-101B-9397-08002B2CF9AE}" pid="1866" name="ZOTERO_BREF_sT4rLR8XV5fO_7">
    <vt:lpwstr>.json"}</vt:lpwstr>
  </property>
  <property fmtid="{D5CDD505-2E9C-101B-9397-08002B2CF9AE}" pid="1867" name="ZOTERO_BREF_t5dvIo4snb10_1">
    <vt:lpwstr>ZOTERO_ITEM CSL_CITATION {"citationID":"Rn7It3SS","properties":{"formattedCitation":"(Saito et al., 2008)","plainCitation":"(Saito et al., 2008)","dontUpdate":true,"noteIndex":0},"citationItems":[{"id":182,"uris":["http://zotero.org/users/6058248/items/GK</vt:lpwstr>
  </property>
  <property fmtid="{D5CDD505-2E9C-101B-9397-08002B2CF9AE}" pid="1868" name="ZOTERO_BREF_t5dvIo4snb10_2">
    <vt:lpwstr>N6HI6F"],"itemData":{"id":182,"type":"article-journal","abstract":"In a series of three experiments, native speakers of Japanese performed serial ordered written recall of visually presented Japanese kanji characters that varied systematically in visual a</vt:lpwstr>
  </property>
  <property fmtid="{D5CDD505-2E9C-101B-9397-08002B2CF9AE}" pid="1869" name="ZOTERO_BREF_t5dvIo4snb10_3">
    <vt:lpwstr>nd phonological similarity. Overall eﬀects of phonological similarity were observed for retention of serial order under silent reading in Experiments 1 and 3 and they disappeared in articulatory suppression conditions in Experiments 2 and 3. All three exp</vt:lpwstr>
  </property>
  <property fmtid="{D5CDD505-2E9C-101B-9397-08002B2CF9AE}" pid="1870" name="ZOTERO_BREF_t5dvIo4snb10_4">
    <vt:lpwstr>eriments showed main eﬀects of visual similarity even in articulatory suppression conditions in Experiments 2 and 3. This indicated spontaneous use of visual codes in immediate serial recall. It is suggested that any models of serial order memory should i</vt:lpwstr>
  </property>
  <property fmtid="{D5CDD505-2E9C-101B-9397-08002B2CF9AE}" pid="1871" name="ZOTERO_BREF_t5dvIo4snb10_5">
    <vt:lpwstr>ncorporate domain speciﬁcity.","container-title":"Journal of Memory and Language","DOI":"10.1016/j.jml.2008.01.004","ISSN":"0749596X","issue":"1","journalAbbreviation":"Journal of Memory and Language","language":"en","page":"1-17","source":"DOI.org (Cross</vt:lpwstr>
  </property>
  <property fmtid="{D5CDD505-2E9C-101B-9397-08002B2CF9AE}" pid="1872" name="ZOTERO_BREF_t5dvIo4snb10_6">
    <vt:lpwstr>ref)","title":"Visual and phonological similarity effects in verbal immediate serial recall: A test with kanji materials","title-short":"Visual and phonological similarity effects in verbal immediate serial recall","volume":"59","author":[{"family":"Saito</vt:lpwstr>
  </property>
  <property fmtid="{D5CDD505-2E9C-101B-9397-08002B2CF9AE}" pid="1873" name="ZOTERO_BREF_t5dvIo4snb10_7">
    <vt:lpwstr>","given":"Satoru"},{"family":"Logie","given":"Robert H."},{"family":"Morita","given":"Aiko"},{"family":"Law","given":"Anna"}],"issued":{"date-parts":[["2008",7]]}}}],"schema":"https://github.com/citation-style-language/schema/raw/master/csl-citation.json</vt:lpwstr>
  </property>
  <property fmtid="{D5CDD505-2E9C-101B-9397-08002B2CF9AE}" pid="1874" name="ZOTERO_BREF_t5dvIo4snb10_8">
    <vt:lpwstr>"}</vt:lpwstr>
  </property>
  <property fmtid="{D5CDD505-2E9C-101B-9397-08002B2CF9AE}" pid="1875" name="ZOTERO_BREF_tFd4InSZE8eV_1">
    <vt:lpwstr>ZOTERO_ITEM CSL_CITATION {"citationID":"evnjo0rf","properties":{"formattedCitation":"(Norris et al., 2020; Portrat et al., 2016; Thalmann et al., 2019)","plainCitation":"(Norris et al., 2020; Portrat et al., 2016; Thalmann et al., 2019)","noteIndex":0},"c</vt:lpwstr>
  </property>
  <property fmtid="{D5CDD505-2E9C-101B-9397-08002B2CF9AE}" pid="1876" name="ZOTERO_BREF_tFd4InSZE8eV_10">
    <vt:lpwstr>le":"Promoting the experimental dialogue between working memory and chunking: Behavioral data and simulation","title-short":"Promoting the experimental dialogue between working memory and chunking","volume":"44","author":[{"family":"Portrat","given":"Soph</vt:lpwstr>
  </property>
  <property fmtid="{D5CDD505-2E9C-101B-9397-08002B2CF9AE}" pid="1877" name="ZOTERO_BREF_tFd4InSZE8eV_11">
    <vt:lpwstr>ie"},{"family":"Guida","given":"Alessandro"},{"family":"Phénix","given":"Thierry"},{"family":"Lemaire","given":"Benoît"}],"issued":{"date-parts":[["2016",4]]}}},{"id":384,"uris":["http://zotero.org/users/6058248/items/K4F9SNTB"],"itemData":{"id":384,"type</vt:lpwstr>
  </property>
  <property fmtid="{D5CDD505-2E9C-101B-9397-08002B2CF9AE}" pid="1878" name="ZOTERO_BREF_tFd4InSZE8eV_12">
    <vt:lpwstr>":"article-journal","container-title":"Journal of Experimental Psychology: Learning, Memory, and Cognition","DOI":"10.1037/xlm0000578","ISSN":"1939-1285, 0278-7393","issue":"1","journalAbbreviation":"Journal of Experimental Psychology: Learning, Memory, a</vt:lpwstr>
  </property>
  <property fmtid="{D5CDD505-2E9C-101B-9397-08002B2CF9AE}" pid="1879" name="ZOTERO_BREF_tFd4InSZE8eV_13">
    <vt:lpwstr>nd Cognition","language":"en","page":"37-55","source":"DOI.org (Crossref)","title":"How does chunking help working memory?","volume":"45","author":[{"family":"Thalmann","given":"Mirko"},{"family":"Souza","given":"Alessandra S."},{"family":"Oberauer","give</vt:lpwstr>
  </property>
  <property fmtid="{D5CDD505-2E9C-101B-9397-08002B2CF9AE}" pid="1880" name="ZOTERO_BREF_tFd4InSZE8eV_14">
    <vt:lpwstr>n":"Klaus"}],"issued":{"date-parts":[["2019",1]]}}}],"schema":"https://github.com/citation-style-language/schema/raw/master/csl-citation.json"}</vt:lpwstr>
  </property>
  <property fmtid="{D5CDD505-2E9C-101B-9397-08002B2CF9AE}" pid="1881" name="ZOTERO_BREF_tFd4InSZE8eV_2">
    <vt:lpwstr>itationItems":[{"id":256,"uris":["http://zotero.org/users/6058248/items/WCYB6HS9"],"itemData":{"id":256,"type":"article-journal","abstract":"Memory for verbal material improves when words form familiar chunks. But how does the improvement due to chunking </vt:lpwstr>
  </property>
  <property fmtid="{D5CDD505-2E9C-101B-9397-08002B2CF9AE}" pid="1882" name="ZOTERO_BREF_tFd4InSZE8eV_3">
    <vt:lpwstr>come about? Two possible explanations are that the input might be actively recoded into chunks, each of which takes up less memory capacity than items not forming part of a chunk (a form of data compression), or that chunking is based on redintegration. I</vt:lpwstr>
  </property>
  <property fmtid="{D5CDD505-2E9C-101B-9397-08002B2CF9AE}" pid="1883" name="ZOTERO_BREF_tFd4InSZE8eV_4">
    <vt:lpwstr>f chunking is achieved by redintegration, representations of chunks exist only in long-term memory (LTM) and help to reconstructing degraded traces in short-term memory (STM). In 6 experiments using 2-alternative forced choice recognition and immediate se</vt:lpwstr>
  </property>
  <property fmtid="{D5CDD505-2E9C-101B-9397-08002B2CF9AE}" pid="1884" name="ZOTERO_BREF_tFd4InSZE8eV_5">
    <vt:lpwstr>rial recall we find that when chunks are small (2 words) they display a pattern suggestive of redintegration, whereas larger chunks (3 words), show a pattern consistent with data compression. This concurs with previous data showing that there is a cost in</vt:lpwstr>
  </property>
  <property fmtid="{D5CDD505-2E9C-101B-9397-08002B2CF9AE}" pid="1885" name="ZOTERO_BREF_tFd4InSZE8eV_6">
    <vt:lpwstr>volved in recoding material into chunks in STM. With smaller chunks this cost seems to outweigh the benefits of recoding words into chunks.","container-title":"Journal of Experimental Psychology: Learning, Memory, and Cognition","DOI":"10.1037/xlm0000762"</vt:lpwstr>
  </property>
  <property fmtid="{D5CDD505-2E9C-101B-9397-08002B2CF9AE}" pid="1886" name="ZOTERO_BREF_tFd4InSZE8eV_7">
    <vt:lpwstr>,"ISSN":"1939-1285, 0278-7393","issue":"5","journalAbbreviation":"Journal of Experimental Psychology: Learning, Memory, and Cognition","language":"en","page":"872-893","source":"DOI.org (Crossref)","title":"Chunking and redintegration in verbal short-term</vt:lpwstr>
  </property>
  <property fmtid="{D5CDD505-2E9C-101B-9397-08002B2CF9AE}" pid="1887" name="ZOTERO_BREF_tFd4InSZE8eV_8">
    <vt:lpwstr> memory.","volume":"46","author":[{"family":"Norris","given":"Dennis"},{"family":"Kalm","given":"Kristjan"},{"family":"Hall","given":"Jane"}],"issued":{"date-parts":[["2020"]]}}},{"id":1532,"uris":["http://zotero.org/users/6058248/items/JD82626G"],"itemDa</vt:lpwstr>
  </property>
  <property fmtid="{D5CDD505-2E9C-101B-9397-08002B2CF9AE}" pid="1888" name="ZOTERO_BREF_tFd4InSZE8eV_9">
    <vt:lpwstr>ta":{"id":1532,"type":"article-journal","container-title":"Memory &amp; Cognition","DOI":"10.3758/s13421-015-0572-9","ISSN":"0090-502X, 1532-5946","issue":"3","journalAbbreviation":"Mem Cogn","language":"en","page":"420-434","source":"DOI.org (Crossref)","tit</vt:lpwstr>
  </property>
  <property fmtid="{D5CDD505-2E9C-101B-9397-08002B2CF9AE}" pid="1889" name="ZOTERO_BREF_tdLIoWNYokBN_1">
    <vt:lpwstr/>
  </property>
  <property fmtid="{D5CDD505-2E9C-101B-9397-08002B2CF9AE}" pid="1890" name="ZOTERO_BREF_tiDl6E5XsExg_1">
    <vt:lpwstr>ZOTERO_BIBL {"uncited":[],"omitted":[],"custom":[]} CSL_BIBLIOGRAPHY</vt:lpwstr>
  </property>
  <property fmtid="{D5CDD505-2E9C-101B-9397-08002B2CF9AE}" pid="1891" name="ZOTERO_BREF_uBve3HkZjAsi_1">
    <vt:lpwstr>ZOTERO_ITEM CSL_CITATION {"citationID":"AWCcxqnD","properties":{"formattedCitation":"(Barrouillet et al., 2020)","plainCitation":"(Barrouillet et al., 2020)","noteIndex":0},"citationItems":[{"id":1755,"uris":["http://zotero.org/users/6058248/items/ZU4HDFM</vt:lpwstr>
  </property>
  <property fmtid="{D5CDD505-2E9C-101B-9397-08002B2CF9AE}" pid="1892" name="ZOTERO_BREF_uBve3HkZjAsi_10">
    <vt:lpwstr>ven":"Valérie"}],"accessed":{"date-parts":[["2020",11,19]]},"issued":{"date-parts":[["2020",10,5]]}}}],"schema":"https://github.com/citation-style-language/schema/raw/master/csl-citation.json"}</vt:lpwstr>
  </property>
  <property fmtid="{D5CDD505-2E9C-101B-9397-08002B2CF9AE}" pid="1893" name="ZOTERO_BREF_uBve3HkZjAsi_2">
    <vt:lpwstr>U"],"itemData":{"id":1755,"type":"article-journal","abstract":"Verbal working memory (WM) has been assumed to involve 2 different systems of maintenance, a phonological loop and a central attentional system. Though the capacity estimate for letters of eac</vt:lpwstr>
  </property>
  <property fmtid="{D5CDD505-2E9C-101B-9397-08002B2CF9AE}" pid="1894" name="ZOTERO_BREF_uBve3HkZjAsi_3">
    <vt:lpwstr>h of these systems is about 4, the maximum number of letters that individuals are able to immediately recall, a measure known as simple span, is not about 8 but 6. We tested the hypothesis that, unaware of the dual structure of their verbal WM, individual</vt:lpwstr>
  </property>
  <property fmtid="{D5CDD505-2E9C-101B-9397-08002B2CF9AE}" pid="1895" name="ZOTERO_BREF_uBve3HkZjAsi_4">
    <vt:lpwstr>s underuse it by trying to verbally rehearse too many items. In order to maximize the use of verbal WM, we designed a new procedure called the maxispan procedure. When performing an immediate serial recall task, participants were invited to cumulatively r</vt:lpwstr>
  </property>
  <property fmtid="{D5CDD505-2E9C-101B-9397-08002B2CF9AE}" pid="1896" name="ZOTERO_BREF_uBve3HkZjAsi_5">
    <vt:lpwstr>ehearse a limited number of letters, and to keep rehearsing these letters until the end of the presentation of the list in such a way that the following letters can no longer enter the phonological loop and must be stored in the attentional system. As we </vt:lpwstr>
  </property>
  <property fmtid="{D5CDD505-2E9C-101B-9397-08002B2CF9AE}" pid="1897" name="ZOTERO_BREF_uBve3HkZjAsi_6">
    <vt:lpwstr>expected, in 3 successive experiments, the maxispan procedure resulted in a dramatic increase in spans compared with the traditional simple span procedure, with spans approaching 8 when the to-be-rehearsed letters were presented auditorily and the followi</vt:lpwstr>
  </property>
  <property fmtid="{D5CDD505-2E9C-101B-9397-08002B2CF9AE}" pid="1898" name="ZOTERO_BREF_uBve3HkZjAsi_7">
    <vt:lpwstr>ng letters visually. These results indicate that simple spans, which have been used for more than a century in intelligence tests and are assumed to measure the capacity of short-term memory (STM), actually reflect the complex interplay between different </vt:lpwstr>
  </property>
  <property fmtid="{D5CDD505-2E9C-101B-9397-08002B2CF9AE}" pid="1899" name="ZOTERO_BREF_uBve3HkZjAsi_8">
    <vt:lpwstr>structures and cognitive processes.","container-title":"Journal of Experimental Psychology: General","DOI":"10.1037/xge0000957","ISSN":"1939-2222, 0096-3445","journalAbbreviation":"Journal of Experimental Psychology: General","language":"en","source":"DOI</vt:lpwstr>
  </property>
  <property fmtid="{D5CDD505-2E9C-101B-9397-08002B2CF9AE}" pid="1900" name="ZOTERO_BREF_uBve3HkZjAsi_9">
    <vt:lpwstr>.org (Crossref)","title":"Simple spans underestimate verbal working memory capacity.","URL":"http://doi.apa.org/getdoi.cfm?doi=10.1037/xge0000957","author":[{"family":"Barrouillet","given":"Pierre"},{"family":"Gorin","given":"Simon"},{"family":"Camos","gi</vt:lpwstr>
  </property>
  <property fmtid="{D5CDD505-2E9C-101B-9397-08002B2CF9AE}" pid="1901" name="ZOTERO_BREF_uFwlxZysiRXd_1">
    <vt:lpwstr/>
  </property>
  <property fmtid="{D5CDD505-2E9C-101B-9397-08002B2CF9AE}" pid="1902" name="ZOTERO_BREF_uVVypl7DHumF_1">
    <vt:lpwstr>ZOTERO_ITEM CSL_CITATION {"citationID":"aSEcYRN6","properties":{"formattedCitation":"(Kowialiewski &amp; Majerus, 2020)","plainCitation":"(Kowialiewski &amp; Majerus, 2020)","noteIndex":0},"citationItems":[{"id":789,"uris":["http://zotero.org/users/6058248/items/</vt:lpwstr>
  </property>
  <property fmtid="{D5CDD505-2E9C-101B-9397-08002B2CF9AE}" pid="1903" name="ZOTERO_BREF_uVVypl7DHumF_2">
    <vt:lpwstr>J7N8CSIJ"],"itemData":{"id":789,"type":"article-journal","abstract":"Several studies have demonstrated an influence of semantic knowledge on verbal working memory (WM) performance, such as shown by the observation of semantic relatedness (related vs. unre</vt:lpwstr>
  </property>
  <property fmtid="{D5CDD505-2E9C-101B-9397-08002B2CF9AE}" pid="1904" name="ZOTERO_BREF_uVVypl7DHumF_3">
    <vt:lpwstr>lated words) and word imageability (high vs. low imageability words) effects in working memory. The present study extends these observations by examining in four experiments the extent to which semantic knowledge can protect WM representations against int</vt:lpwstr>
  </property>
  <property fmtid="{D5CDD505-2E9C-101B-9397-08002B2CF9AE}" pid="1905" name="ZOTERO_BREF_uVVypl7DHumF_4">
    <vt:lpwstr>erference. We assessed immediate serial recall performance for semantically related vs. unrelated word lists and for high vs. low imageability word lists, with memory lists being followed by an interfering task after encoding or not. Results show that sem</vt:lpwstr>
  </property>
  <property fmtid="{D5CDD505-2E9C-101B-9397-08002B2CF9AE}" pid="1906" name="ZOTERO_BREF_uVVypl7DHumF_5">
    <vt:lpwstr>antic relatedness leads to a stronger protective effect against interference than word imageability at the item level. Furthermore, the semantic relatedness had a stronger impact on WM performance than word imageability; this was further supported by a me</vt:lpwstr>
  </property>
  <property fmtid="{D5CDD505-2E9C-101B-9397-08002B2CF9AE}" pid="1907" name="ZOTERO_BREF_uVVypl7DHumF_6">
    <vt:lpwstr>ta-analysis of all relevant studies in the field. These results suggest that inter-item associative semantic knowledge can protect WM content against interference, but less so item-level semantic knowledge. This protective effect may result from between-i</vt:lpwstr>
  </property>
  <property fmtid="{D5CDD505-2E9C-101B-9397-08002B2CF9AE}" pid="1908" name="ZOTERO_BREF_uVVypl7DHumF_7">
    <vt:lpwstr>tem recurrent reactivation or from reduced cognitive load via the compression of memoranda into conceptual units, as further supported by a series of computational simulations.","container-title":"Cognition","DOI":"10.1016/j.cognition.2020.104278","ISSN":</vt:lpwstr>
  </property>
  <property fmtid="{D5CDD505-2E9C-101B-9397-08002B2CF9AE}" pid="1909" name="ZOTERO_BREF_uVVypl7DHumF_8">
    <vt:lpwstr>"00100277","journalAbbreviation":"Cognition","language":"en","page":"104278","source":"DOI.org (Crossref)","title":"The varying nature of semantic effects in working memory","volume":"202","author":[{"family":"Kowialiewski","given":"Benjamin"},{"family":"</vt:lpwstr>
  </property>
  <property fmtid="{D5CDD505-2E9C-101B-9397-08002B2CF9AE}" pid="1910" name="ZOTERO_BREF_uVVypl7DHumF_9">
    <vt:lpwstr>Majerus","given":"Steve"}],"issued":{"date-parts":[["2020",9]]}}}],"schema":"https://github.com/citation-style-language/schema/raw/master/csl-citation.json"}</vt:lpwstr>
  </property>
  <property fmtid="{D5CDD505-2E9C-101B-9397-08002B2CF9AE}" pid="1911" name="ZOTERO_BREF_uYoAI2kLGkmZ_1">
    <vt:lpwstr>ZOTERO_ITEM CSL_CITATION {"citationID":"4NCujY7z","properties":{"formattedCitation":"(Guitard et al., 2025)","plainCitation":"(Guitard et al., 2025)","noteIndex":0},"citationItems":[{"id":2161,"uris":["http://zotero.org/users/6058248/items/722SEL5S"],"ite</vt:lpwstr>
  </property>
  <property fmtid="{D5CDD505-2E9C-101B-9397-08002B2CF9AE}" pid="1912" name="ZOTERO_BREF_uYoAI2kLGkmZ_10">
    <vt:lpwstr>Accounting for the influence of semantic information in verbal short-term memory","title-short":"An embedded computational framework of memory","volume":"140","author":[{"family":"Guitard","given":"Dominic"},{"family":"Saint-Aubin","given":"Jean"},{"famil</vt:lpwstr>
  </property>
  <property fmtid="{D5CDD505-2E9C-101B-9397-08002B2CF9AE}" pid="1913" name="ZOTERO_BREF_uYoAI2kLGkmZ_11">
    <vt:lpwstr>y":"Nick Reid","given":"J."},{"family":"Jamieson","given":"Randall K."}],"issued":{"date-parts":[["2025",2]]}}}],"schema":"https://github.com/citation-style-language/schema/raw/master/csl-citation.json"}</vt:lpwstr>
  </property>
  <property fmtid="{D5CDD505-2E9C-101B-9397-08002B2CF9AE}" pid="1914" name="ZOTERO_BREF_uYoAI2kLGkmZ_2">
    <vt:lpwstr>mData":{"id":2161,"type":"article-journal","abstract":"We introduce the Embedded Computational Framework of Memory (eCFM), a model that integrates structured semantic word representations with an instance-based memory model to account for the influence of</vt:lpwstr>
  </property>
  <property fmtid="{D5CDD505-2E9C-101B-9397-08002B2CF9AE}" pid="1915" name="ZOTERO_BREF_uYoAI2kLGkmZ_3">
    <vt:lpwstr> semantic information in verbal short-term memory. The eCFM combines principles from the episodic MINERVA 2 model and the semantic Latent Semantic Analysis model. After reviewing how semantic information impacts verbal short-term memory performance, we de</vt:lpwstr>
  </property>
  <property fmtid="{D5CDD505-2E9C-101B-9397-08002B2CF9AE}" pid="1916" name="ZOTERO_BREF_uYoAI2kLGkmZ_4">
    <vt:lpwstr>monstrate eCFM’s ability to reconcile various phenomena within a common computational framework. Our model captures key findings, such as the influence of semantic information in serial recall, its reduction in serial reconstruction, and the impact of tas</vt:lpwstr>
  </property>
  <property fmtid="{D5CDD505-2E9C-101B-9397-08002B2CF9AE}" pid="1917" name="ZOTERO_BREF_uYoAI2kLGkmZ_5">
    <vt:lpwstr>k difficulty on semantic information. In five experiments, we tested predictions derived from the eCFM. Experiments 1 and 2 manipulated list organization, with Experiment 1 using alternating lists of related or unrelated words and Experiment 2 using block</vt:lpwstr>
  </property>
  <property fmtid="{D5CDD505-2E9C-101B-9397-08002B2CF9AE}" pid="1918" name="ZOTERO_BREF_uYoAI2kLGkmZ_6">
    <vt:lpwstr>ed lists. Experiment 3 varied presentation rates, Experiment 4 revisited the detrimental effect of semantic information on order information, and Experiment 5 explored false recall. We found that semantic information interacts with list composition, prese</vt:lpwstr>
  </property>
  <property fmtid="{D5CDD505-2E9C-101B-9397-08002B2CF9AE}" pid="1919" name="ZOTERO_BREF_uYoAI2kLGkmZ_7">
    <vt:lpwstr>ntation rate affects the magnitude of its influence, and semantic information impacts order information contrary to the dominant view. Additionally, increasing the number of related study words to a non-studied semantic lure boosts false recall. The eCFM </vt:lpwstr>
  </property>
  <property fmtid="{D5CDD505-2E9C-101B-9397-08002B2CF9AE}" pid="1920" name="ZOTERO_BREF_uYoAI2kLGkmZ_8">
    <vt:lpwstr>captured these findings as well as memory at the item level. Our demonstration provides insight into the cognitive mechanisms underlying verbal short-term memory and the interplay of semantic and episodic memory processes in recall.","container-title":"Jo</vt:lpwstr>
  </property>
  <property fmtid="{D5CDD505-2E9C-101B-9397-08002B2CF9AE}" pid="1921" name="ZOTERO_BREF_uYoAI2kLGkmZ_9">
    <vt:lpwstr>urnal of Memory and Language","DOI":"10.1016/j.jml.2024.104573","ISSN":"0749596X","journalAbbreviation":"Journal of Memory and Language","language":"en","page":"104573","source":"DOI.org (Crossref)","title":"An embedded computational framework of memory: </vt:lpwstr>
  </property>
  <property fmtid="{D5CDD505-2E9C-101B-9397-08002B2CF9AE}" pid="1922" name="ZOTERO_BREF_ucgbjIEfKBnJ_1">
    <vt:lpwstr>ZOTERO_ITEM CSL_CITATION {"citationID":"vVnyQmXF","properties":{"formattedCitation":"(Lambon-Ralph et al., 2017)","plainCitation":"(Lambon-Ralph et al., 2017)","noteIndex":0},"citationItems":[{"id":3,"uris":["http://zotero.org/users/6058248/items/QPKBJ9MQ</vt:lpwstr>
  </property>
  <property fmtid="{D5CDD505-2E9C-101B-9397-08002B2CF9AE}" pid="1923" name="ZOTERO_BREF_ucgbjIEfKBnJ_2">
    <vt:lpwstr>"],"itemData":{"id":3,"type":"article-journal","abstract":"Semantic cognition refers to our ability to use, manipulate and generalize knowledge that is acquired over the lifespan to support innumerable verbal and non-verbal behaviours. This Review summari</vt:lpwstr>
  </property>
  <property fmtid="{D5CDD505-2E9C-101B-9397-08002B2CF9AE}" pid="1924" name="ZOTERO_BREF_ucgbjIEfKBnJ_3">
    <vt:lpwstr>zes key findings and issues arising from a decade of research into the neurocognitive and neurocomputational underpinnings of this ability, leading to a new framework that we term controlled semantic cognition (CSC). CSC offers solutions to long-standing </vt:lpwstr>
  </property>
  <property fmtid="{D5CDD505-2E9C-101B-9397-08002B2CF9AE}" pid="1925" name="ZOTERO_BREF_ucgbjIEfKBnJ_4">
    <vt:lpwstr>queries in philosophy and cognitive science, and yields a convergent framework for understanding the neural and computational bases of healthy semantic cognition and its dysfunction in brain disorders.","container-title":"Nature Reviews Neuroscience","DOI</vt:lpwstr>
  </property>
  <property fmtid="{D5CDD505-2E9C-101B-9397-08002B2CF9AE}" pid="1926" name="ZOTERO_BREF_ucgbjIEfKBnJ_5">
    <vt:lpwstr>":"10.1038/nrn.2016.150","ISSN":"1471-003X, 1471-0048","issue":"1","journalAbbreviation":"Nat Rev Neurosci","language":"en","page":"42-55","source":"DOI.org (Crossref)","title":"The neural and computational bases of semantic cognition","volume":"18","auth</vt:lpwstr>
  </property>
  <property fmtid="{D5CDD505-2E9C-101B-9397-08002B2CF9AE}" pid="1927" name="ZOTERO_BREF_ucgbjIEfKBnJ_6">
    <vt:lpwstr>or":[{"family":"Lambon-Ralph","given":"Matt"},{"family":"Jefferies","given":"Elizabeth"},{"family":"Patterson","given":"Karalyn"},{"family":"Rogers","given":"Timothy T."}],"issued":{"date-parts":[["2017",1]]}}}],"schema":"https://github.com/citation-style</vt:lpwstr>
  </property>
  <property fmtid="{D5CDD505-2E9C-101B-9397-08002B2CF9AE}" pid="1928" name="ZOTERO_BREF_ucgbjIEfKBnJ_7">
    <vt:lpwstr>-language/schema/raw/master/csl-citation.json"}</vt:lpwstr>
  </property>
  <property fmtid="{D5CDD505-2E9C-101B-9397-08002B2CF9AE}" pid="1929" name="ZOTERO_BREF_uqoBmPhg4Y6o_1">
    <vt:lpwstr>ZOTERO_ITEM CSL_CITATION {"citationID":"geYZu62n","properties":{"formattedCitation":"(Popov &amp; Reder, 2020)","plainCitation":"(Popov &amp; Reder, 2020)","noteIndex":0},"citationItems":[{"id":2004,"uris":["http://zotero.org/users/6058248/items/RRVVWIAC"],"itemD</vt:lpwstr>
  </property>
  <property fmtid="{D5CDD505-2E9C-101B-9397-08002B2CF9AE}" pid="1930" name="ZOTERO_BREF_uqoBmPhg4Y6o_2">
    <vt:lpwstr>ata":{"id":2004,"type":"article-journal","abstract":"We present a review of frequency effects in memory, accompanied by a theory of memory, according to which the storage of new information in long-term memory (LTM) depletes a limited pool of working memo</vt:lpwstr>
  </property>
  <property fmtid="{D5CDD505-2E9C-101B-9397-08002B2CF9AE}" pid="1931" name="ZOTERO_BREF_uqoBmPhg4Y6o_3">
    <vt:lpwstr>ry (WM) resources as an inverse function of item strength. We support the theory by showing that items with stronger representations in LTM (e.g., high frequency items) are easier to store, bind to context, and bind to one another; that WM resources are i</vt:lpwstr>
  </property>
  <property fmtid="{D5CDD505-2E9C-101B-9397-08002B2CF9AE}" pid="1932" name="ZOTERO_BREF_uqoBmPhg4Y6o_4">
    <vt:lpwstr>nvolved in storage and retrieval from LTM; that WM performance is better for stronger, more familiar stimuli. We present a novel analysis of preceding item strength, in which we show from nine existing studies that memory for an item is higher if during s</vt:lpwstr>
  </property>
  <property fmtid="{D5CDD505-2E9C-101B-9397-08002B2CF9AE}" pid="1933" name="ZOTERO_BREF_uqoBmPhg4Y6o_5">
    <vt:lpwstr>tudy it was preceded by a stronger item (e.g., a high frequency word). This effect is cumulative (the more prior items are of high frequency, the better), continuous (memory proportional to word frequency of preceding item), interacts with current item st</vt:lpwstr>
  </property>
  <property fmtid="{D5CDD505-2E9C-101B-9397-08002B2CF9AE}" pid="1934" name="ZOTERO_BREF_uqoBmPhg4Y6o_6">
    <vt:lpwstr>rength (larger for weaker items), and interacts with lag (decreases as the lag between the current and prior study item increases). A computational model that implements the theory is presented, which accounts for these effects. We discuss related phenome</vt:lpwstr>
  </property>
  <property fmtid="{D5CDD505-2E9C-101B-9397-08002B2CF9AE}" pid="1935" name="ZOTERO_BREF_uqoBmPhg4Y6o_7">
    <vt:lpwstr>na that the model/theory can explain.","container-title":"Psychological Review","DOI":"10.1037/rev0000161","ISSN":"1939-1471, 0033-295X","issue":"1","journalAbbreviation":"Psychological Review","language":"en","page":"1-46","source":"DOI.org (Crossref)","</vt:lpwstr>
  </property>
  <property fmtid="{D5CDD505-2E9C-101B-9397-08002B2CF9AE}" pid="1936" name="ZOTERO_BREF_uqoBmPhg4Y6o_8">
    <vt:lpwstr>title":"Frequency effects on memory: A resource-limited theory.","title-short":"Frequency effects on memory","volume":"127","author":[{"family":"Popov","given":"Vencislav"},{"family":"Reder","given":"Lynne M."}],"issued":{"date-parts":[["2020",1]]}}}],"sc</vt:lpwstr>
  </property>
  <property fmtid="{D5CDD505-2E9C-101B-9397-08002B2CF9AE}" pid="1937" name="ZOTERO_BREF_uqoBmPhg4Y6o_9">
    <vt:lpwstr>hema":"https://github.com/citation-style-language/schema/raw/master/csl-citation.json"}</vt:lpwstr>
  </property>
  <property fmtid="{D5CDD505-2E9C-101B-9397-08002B2CF9AE}" pid="1938" name="ZOTERO_BREF_wIEtODEfK2RM_1">
    <vt:lpwstr>ZOTERO_ITEM CSL_CITATION {"citationID":"AQt75WYc","properties":{"formattedCitation":"(Anderson et al., 2022)","plainCitation":"(Anderson et al., 2022)","noteIndex":0},"citationItems":[{"id":2130,"uris":["http://zotero.org/users/6058248/items/RRRWG4DP"],"i</vt:lpwstr>
  </property>
  <property fmtid="{D5CDD505-2E9C-101B-9397-08002B2CF9AE}" pid="1939" name="ZOTERO_BREF_wIEtODEfK2RM_2">
    <vt:lpwstr>temData":{"id":2130,"type":"article-journal","abstract":"Prior work by Michael R. Dougherty and colleagues (Yu et al., 2014) shows that when a scientist monitors the p value during data collection and uses a critical p as the signal to stop collecting dat</vt:lpwstr>
  </property>
  <property fmtid="{D5CDD505-2E9C-101B-9397-08002B2CF9AE}" pid="1940" name="ZOTERO_BREF_wIEtODEfK2RM_3">
    <vt:lpwstr>a, the resulting p is distorted due to Type I error-rate inflation. They argued similarly that the use of a critical Bayes factor (BF(crit)) for stopping distorts the obtained Bayes factor (BF), a position that has met with controversy. The present paper </vt:lpwstr>
  </property>
  <property fmtid="{D5CDD505-2E9C-101B-9397-08002B2CF9AE}" pid="1941" name="ZOTERO_BREF_wIEtODEfK2RM_4">
    <vt:lpwstr>clarified that when BF(crit) is used as a stopping criterion, the sample becomes biased in that data consistent with large effects have a greater chance to be included than do other data, thus biasing the input to Bayesian inference. We report simulations</vt:lpwstr>
  </property>
  <property fmtid="{D5CDD505-2E9C-101B-9397-08002B2CF9AE}" pid="1942" name="ZOTERO_BREF_wIEtODEfK2RM_5">
    <vt:lpwstr> of yoked pairs of scientists in which Scientist A uses BF(crit) to optionally stop, while Scientist B, sampling from the same population, stops when A stops. Thus, optional stopping is compared not to a hypothetical in which no stopping occurs, but to a </vt:lpwstr>
  </property>
  <property fmtid="{D5CDD505-2E9C-101B-9397-08002B2CF9AE}" pid="1943" name="ZOTERO_BREF_wIEtODEfK2RM_6">
    <vt:lpwstr>situation in which B stops for reasons unrelated to the characteristics of B's sample. The results indicated that optional stopping biased the input for Bayesian inference. We also simulated the use of effectsize stabilization as a stopping criterion and </vt:lpwstr>
  </property>
  <property fmtid="{D5CDD505-2E9C-101B-9397-08002B2CF9AE}" pid="1944" name="ZOTERO_BREF_wIEtODEfK2RM_7">
    <vt:lpwstr>found no bias in that case.","container-title":"Behavior Research Methods","DOI":"10.3758/s13428-021-01618-1","ISSN":"1554-3528","issue":"3","journalAbbreviation":"Behav Res","language":"en","page":"1131-1147","source":"DOI.org (Crossref)","title":"Biasin</vt:lpwstr>
  </property>
  <property fmtid="{D5CDD505-2E9C-101B-9397-08002B2CF9AE}" pid="1945" name="ZOTERO_BREF_wIEtODEfK2RM_8">
    <vt:lpwstr>g the input: A yoked-scientist demonstration of the distorting effects of optional stopping on Bayesian inference","title-short":"Biasing the input","volume":"54","author":[{"family":"Anderson","given":"Richard B."},{"family":"Crawford","given":"Jennifer </vt:lpwstr>
  </property>
  <property fmtid="{D5CDD505-2E9C-101B-9397-08002B2CF9AE}" pid="1946" name="ZOTERO_BREF_wIEtODEfK2RM_9">
    <vt:lpwstr>C."},{"family":"Bailey","given":"Michael H."}],"issued":{"date-parts":[["2022"]]}}}],"schema":"https://github.com/citation-style-language/schema/raw/master/csl-citation.json"}</vt:lpwstr>
  </property>
  <property fmtid="{D5CDD505-2E9C-101B-9397-08002B2CF9AE}" pid="1947" name="ZOTERO_BREF_wyatm0h42slN_1">
    <vt:lpwstr>ZOTERO_ITEM CSL_CITATION {"citationID":"W2As0qjp","properties":{"formattedCitation":"(Mueller et al., 2003)","plainCitation":"(Mueller et al., 2003)","noteIndex":0},"citationItems":[{"id":4749,"uris":["http://zotero.org/users/6058248/items/3M4XGT5R"],"ite</vt:lpwstr>
  </property>
  <property fmtid="{D5CDD505-2E9C-101B-9397-08002B2CF9AE}" pid="1948" name="ZOTERO_BREF_wyatm0h42slN_2">
    <vt:lpwstr>mData":{"id":4749,"type":"article-journal","abstract":"The phonological-loop model provides a prominent theoretical description of verbal working memory. According to it, serial memory span should be inversely related to the articulatory duration and phon</vt:lpwstr>
  </property>
  <property fmtid="{D5CDD505-2E9C-101B-9397-08002B2CF9AE}" pid="1949" name="ZOTERO_BREF_wyatm0h42slN_3">
    <vt:lpwstr>ological similarity of verbal items in memorized sequences. Initial tests of these predictions by Baddeley and colleagues appeared to support the phonological-loop model, but subsequent researchers have obtained conﬂicting data that putatively disconﬁrm i</vt:lpwstr>
  </property>
  <property fmtid="{D5CDD505-2E9C-101B-9397-08002B2CF9AE}" pid="1950" name="ZOTERO_BREF_wyatm0h42slN_4">
    <vt:lpwstr>ts assumptions. Such conﬂicts may have stemmed from inadequate measurements of articulatory duration and phonological similarity. The present article discusses these concerns and proposes new theoretically-principled methods for properly measuring articul</vt:lpwstr>
  </property>
  <property fmtid="{D5CDD505-2E9C-101B-9397-08002B2CF9AE}" pid="1951" name="ZOTERO_BREF_wyatm0h42slN_5">
    <vt:lpwstr>atory duration and phonological similarity. Two experiments that used these methods in the context of a verbal serial recall task are reported The results of these experiments conﬁrm and extend the predictions of the phonological-loop model, while disarmi</vt:lpwstr>
  </property>
  <property fmtid="{D5CDD505-2E9C-101B-9397-08002B2CF9AE}" pid="1952" name="ZOTERO_BREF_wyatm0h42slN_6">
    <vt:lpwstr>ng previous criticisms of it.","container-title":"Journal of Experimental Psychology: Learning, Memory, and Cognition","DOI":"10.1037/0278-7393.29.6.1353","ISSN":"1939-1285, 0278-7393","issue":"6","journalAbbreviation":"Journal of Experimental Psychology:</vt:lpwstr>
  </property>
  <property fmtid="{D5CDD505-2E9C-101B-9397-08002B2CF9AE}" pid="1953" name="ZOTERO_BREF_wyatm0h42slN_7">
    <vt:lpwstr> Learning, Memory, and Cognition","language":"en","page":"1353-1380","source":"DOI.org (Crossref)","title":"Theoretical Implications of Articulatory Duration, Phonological Similarity, and Phonological Complexity in Verbal Working Memory.","volume":"29","a</vt:lpwstr>
  </property>
  <property fmtid="{D5CDD505-2E9C-101B-9397-08002B2CF9AE}" pid="1954" name="ZOTERO_BREF_wyatm0h42slN_8">
    <vt:lpwstr>uthor":[{"family":"Mueller","given":"Shane T."},{"family":"Seymour","given":"Travis L."},{"family":"Kieras","given":"David E."},{"family":"Meyer","given":"David E."}],"issued":{"date-parts":[["2003"]]}}}],"schema":"https://github.com/citation-style-langua</vt:lpwstr>
  </property>
  <property fmtid="{D5CDD505-2E9C-101B-9397-08002B2CF9AE}" pid="1955" name="ZOTERO_BREF_wyatm0h42slN_9">
    <vt:lpwstr>ge/schema/raw/master/csl-citation.json"}</vt:lpwstr>
  </property>
  <property fmtid="{D5CDD505-2E9C-101B-9397-08002B2CF9AE}" pid="1956" name="ZOTERO_BREF_x68KqpRsBOMv_1">
    <vt:lpwstr>ZOTERO_ITEM CSL_CITATION {"citationID":"DR6t4VV4","properties":{"formattedCitation":"(Karlsen et al., 2007; Kowialiewski et al., 2023)","plainCitation":"(Karlsen et al., 2007; Kowialiewski et al., 2023)","noteIndex":0},"citationItems":[{"id":1097,"uris":[</vt:lpwstr>
  </property>
  <property fmtid="{D5CDD505-2E9C-101B-9397-08002B2CF9AE}" pid="1957" name="ZOTERO_BREF_x68KqpRsBOMv_10">
    <vt:lpwstr> wrong when they are phonologically similar to each other (e.g., cat, fat, mat). This phonological-similarity effect shows that phonology plays an important role for the representation of serial order in these tasks. By contrast, semantic similarity usual</vt:lpwstr>
  </property>
  <property fmtid="{D5CDD505-2E9C-101B-9397-08002B2CF9AE}" pid="1958" name="ZOTERO_BREF_x68KqpRsBOMv_11">
    <vt:lpwstr>ly does not impact performance negatively. To resolve and understand this discrepancy, we tested the ef­ fects of phonological and semantic similarity for the retention of positional information in WM. Across six ex­ periments (all Ns = 60 young adults), </vt:lpwstr>
  </property>
  <property fmtid="{D5CDD505-2E9C-101B-9397-08002B2CF9AE}" pid="1959" name="ZOTERO_BREF_x68KqpRsBOMv_12">
    <vt:lpwstr>we manipulated between-item semantic and phonological similarity in tasks requiring participants to form and maintain new item-context bindings in WM. Participants were asked to retrieve items from their context, or the contexts from their item. For both </vt:lpwstr>
  </property>
  <property fmtid="{D5CDD505-2E9C-101B-9397-08002B2CF9AE}" pid="1960" name="ZOTERO_BREF_x68KqpRsBOMv_13">
    <vt:lpwstr>retrieval directions, phonological similarity impaired WM for item-context bindings across all experiments. Semantic similarity did not. These results demonstrate that WM encodes phonological and semantic information differently. We propose a WM model acc</vt:lpwstr>
  </property>
  <property fmtid="{D5CDD505-2E9C-101B-9397-08002B2CF9AE}" pid="1961" name="ZOTERO_BREF_x68KqpRsBOMv_14">
    <vt:lpwstr>ounting for semantic-similarity effects in WM, in which semantic knowledge supports WM through activated long-term memory.","container-title":"Cognition","DOI":"10.1016/j.cognition.2022.105364","ISSN":"00100277","issue":"105364","journalAbbreviation":"Cog</vt:lpwstr>
  </property>
  <property fmtid="{D5CDD505-2E9C-101B-9397-08002B2CF9AE}" pid="1962" name="ZOTERO_BREF_x68KqpRsBOMv_15">
    <vt:lpwstr>nition","language":"en","source":"DOI.org (Crossref)","title":"Verbal working memory encodes phonological and semantic information differently","URL":"https://linkinghub.elsevier.com/retrieve/pii/S0010027722003535","volume":"233","author":[{"family":"Kowi</vt:lpwstr>
  </property>
  <property fmtid="{D5CDD505-2E9C-101B-9397-08002B2CF9AE}" pid="1963" name="ZOTERO_BREF_x68KqpRsBOMv_16">
    <vt:lpwstr>aliewski","given":"B."},{"family":"Krasnoff","given":"J."},{"family":"Mizrak","given":"E."},{"family":"Oberauer","given":"K."}],"accessed":{"date-parts":[["2022",12,29]]},"issued":{"date-parts":[["2023"]]}}}],"schema":"https://github.com/citation-style-la</vt:lpwstr>
  </property>
  <property fmtid="{D5CDD505-2E9C-101B-9397-08002B2CF9AE}" pid="1964" name="ZOTERO_BREF_x68KqpRsBOMv_17">
    <vt:lpwstr>nguage/schema/raw/master/csl-citation.json"}</vt:lpwstr>
  </property>
  <property fmtid="{D5CDD505-2E9C-101B-9397-08002B2CF9AE}" pid="1965" name="ZOTERO_BREF_x68KqpRsBOMv_2">
    <vt:lpwstr>"http://zotero.org/users/6058248/items/BZSATSTT"],"itemData":{"id":1097,"type":"article-journal","abstract":"The detrimental phonological similarity eﬀect (PSE), a robust ﬁnding in serial recall of words, sometimes reverses with nonwords. The current stud</vt:lpwstr>
  </property>
  <property fmtid="{D5CDD505-2E9C-101B-9397-08002B2CF9AE}" pid="1966" name="ZOTERO_BREF_x68KqpRsBOMv_3">
    <vt:lpwstr>y tested the hypothesis that nonwords beneﬁt from phonological similarity because they are harder to retrieve. In two experiments serial recall and serial reconstruction of visually presented words and nonwords were compared. Phonological similarity is kn</vt:lpwstr>
  </property>
  <property fmtid="{D5CDD505-2E9C-101B-9397-08002B2CF9AE}" pid="1967" name="ZOTERO_BREF_x68KqpRsBOMv_4">
    <vt:lpwstr>own to have a positive eﬀect on item memory and a negative eﬀect on position accuracy in serial recall, and the demands on item retrieval were greatly reduced in the latter task. PSE occurred for words in both tasks and was reversed for nonwords in serial</vt:lpwstr>
  </property>
  <property fmtid="{D5CDD505-2E9C-101B-9397-08002B2CF9AE}" pid="1968" name="ZOTERO_BREF_x68KqpRsBOMv_5">
    <vt:lpwstr> recall, but not in serial reconstruction—a new ﬁnding in the literature. The following conclusions can be made: (1) the detrimental PSE on order retrieval occurs irrespective of lexicality, in accordance with prominent short-term memory models; and (2), </vt:lpwstr>
  </property>
  <property fmtid="{D5CDD505-2E9C-101B-9397-08002B2CF9AE}" pid="1969" name="ZOTERO_BREF_x68KqpRsBOMv_6">
    <vt:lpwstr>the positive PSE on item retrieval is crucially aﬀected by lexicality, a ﬁnding less well explained by the existing models.","container-title":"Psychological Research","DOI":"10.1007/s00426-005-0042-2","ISSN":"0340-0727, 1430-2772","issue":"4","journalAbb</vt:lpwstr>
  </property>
  <property fmtid="{D5CDD505-2E9C-101B-9397-08002B2CF9AE}" pid="1970" name="ZOTERO_BREF_x68KqpRsBOMv_7">
    <vt:lpwstr>reviation":"Psychological Research","language":"en","page":"448-457","source":"DOI.org (Crossref)","title":"Why does the phonological similarity effect reverse with nonwords?","volume":"71","author":[{"family":"Karlsen","given":"Paul Johan"},{"family":"Im</vt:lpwstr>
  </property>
  <property fmtid="{D5CDD505-2E9C-101B-9397-08002B2CF9AE}" pid="1971" name="ZOTERO_BREF_x68KqpRsBOMv_8">
    <vt:lpwstr>enes","given":"Anders Gravir"},{"family":"Johannessen","given":"Kaja"},{"family":"Endestad","given":"Tor"},{"family":"Lian","given":"Arild"}],"issued":{"date-parts":[["2007",5,22]]}}},{"id":88,"uris":["http://zotero.org/users/6058248/items/GHSE92VK"],"ite</vt:lpwstr>
  </property>
  <property fmtid="{D5CDD505-2E9C-101B-9397-08002B2CF9AE}" pid="1972" name="ZOTERO_BREF_x68KqpRsBOMv_9">
    <vt:lpwstr>mData":{"id":88,"type":"article-journal","abstract":"Working memory (WM) is often tested through immediate serial recall of word lists. Performance in such tasks is negatively influenced by phonological similarity: People more often get the order of words</vt:lpwstr>
  </property>
  <property fmtid="{D5CDD505-2E9C-101B-9397-08002B2CF9AE}" pid="1973" name="ZOTERO_BREF_xlNzj59BgWFB_1">
    <vt:lpwstr>ZOTERO_ITEM CSL_CITATION {"citationID":"qFpgldtr","properties":{"formattedCitation":"(Kowialiewski, Majerus, et al., 2023)","plainCitation":"(Kowialiewski, Majerus, et al., 2023)","noteIndex":0},"citationItems":[{"id":2134,"uris":["http://zotero.org/users</vt:lpwstr>
  </property>
  <property fmtid="{D5CDD505-2E9C-101B-9397-08002B2CF9AE}" pid="1974" name="ZOTERO_BREF_xlNzj59BgWFB_2">
    <vt:lpwstr>/6058248/items/S4J5ARKM"],"itemData":{"id":2134,"type":"article-journal","container-title":"Journal of Experimental Psychology: Learning, Memory, and Cognition","DOI":"10.1037/xlm0001279","title":"Does semantic similarity affect immediate memory for order</vt:lpwstr>
  </property>
  <property fmtid="{D5CDD505-2E9C-101B-9397-08002B2CF9AE}" pid="1975" name="ZOTERO_BREF_xlNzj59BgWFB_3">
    <vt:lpwstr>? Usually not, but sometimes it does","author":[{"family":"Kowialiewski","given":"Benjamin"},{"family":"Majerus","given":"Steve"},{"family":"Oberauer","given":"Klaus"}],"issued":{"date-parts":[["2023"]]}}}],"schema":"https://github.com/citation-style-lang</vt:lpwstr>
  </property>
  <property fmtid="{D5CDD505-2E9C-101B-9397-08002B2CF9AE}" pid="1976" name="ZOTERO_BREF_xlNzj59BgWFB_4">
    <vt:lpwstr>uage/schema/raw/master/csl-citation.json"}</vt:lpwstr>
  </property>
  <property fmtid="{D5CDD505-2E9C-101B-9397-08002B2CF9AE}" pid="1977" name="ZOTERO_BREF_yOJ1t9Zi5Xv1_1">
    <vt:lpwstr>ZOTERO_ITEM CSL_CITATION {"citationID":"KjYBbpp6","properties":{"formattedCitation":"(Baddeley, 1966; Fallon et al., 2005; Gupta et al., 2005; Nimmo &amp; Roodenrys, 2004)","plainCitation":"(Baddeley, 1966; Fallon et al., 2005; Gupta et al., 2005; Nimmo &amp; Roo</vt:lpwstr>
  </property>
  <property fmtid="{D5CDD505-2E9C-101B-9397-08002B2CF9AE}" pid="1978" name="ZOTERO_BREF_yOJ1t9Zi5Xv1_10">
    <vt:lpwstr>e-parts":[["2005",9]]}}},{"id":1959,"uris":["http://zotero.org/users/6058248/items/7M9R8DFE"],"itemData":{"id":1959,"type":"article-journal","abstract":"The aim of the present research was to determine whether the eﬀect that phonological similarity has on</vt:lpwstr>
  </property>
  <property fmtid="{D5CDD505-2E9C-101B-9397-08002B2CF9AE}" pid="1979" name="ZOTERO_BREF_yOJ1t9Zi5Xv1_11">
    <vt:lpwstr> immediate serial recall is inﬂuenced by the consistency and position of phonemes within words. In comparison to phonologically dissimilar lists, when the stimulus lists rhyme there is a facilitative eﬀect on the recall of item information and a detriment</vt:lpwstr>
  </property>
  <property fmtid="{D5CDD505-2E9C-101B-9397-08002B2CF9AE}" pid="1980" name="ZOTERO_BREF_yOJ1t9Zi5Xv1_12">
    <vt:lpwstr>al eﬀect on order memory (Experiment 1). When stimuli share the initial consonant and vowel (Experiment 2) or the same initial and ﬁnal consonant (Experiment 3), there is no beneﬁcial eﬀect of similarity for item information, coupled with a detrimental eﬀ</vt:lpwstr>
  </property>
  <property fmtid="{D5CDD505-2E9C-101B-9397-08002B2CF9AE}" pid="1981" name="ZOTERO_BREF_yOJ1t9Zi5Xv1_13">
    <vt:lpwstr>ect on order memory. Contrary to the predictions made by non-linguistic models of STM, the inﬂuence that similarity has on both the recall of item information and memory for the position of items in a list is dependent on which components of the items are</vt:lpwstr>
  </property>
  <property fmtid="{D5CDD505-2E9C-101B-9397-08002B2CF9AE}" pid="1982" name="ZOTERO_BREF_yOJ1t9Zi5Xv1_14">
    <vt:lpwstr> shared within a list.","container-title":"Journal of Memory and Language","DOI":"10.1016/j.jml.2003.11.001","ISSN":"0749596X","issue":"3","journalAbbreviation":"Journal of Memory and Language","language":"en","page":"245-258","source":"DOI.org (Crossref)</vt:lpwstr>
  </property>
  <property fmtid="{D5CDD505-2E9C-101B-9397-08002B2CF9AE}" pid="1983" name="ZOTERO_BREF_yOJ1t9Zi5Xv1_15">
    <vt:lpwstr>","title":"Investigating the phonological similarity effect: Syllable structure and the position of common phonemes","title-short":"Investigating the phonological similarity effect","volume":"50","author":[{"family":"Nimmo","given":"Lisa M"},{"family":"Ro</vt:lpwstr>
  </property>
  <property fmtid="{D5CDD505-2E9C-101B-9397-08002B2CF9AE}" pid="1984" name="ZOTERO_BREF_yOJ1t9Zi5Xv1_16">
    <vt:lpwstr>odenrys","given":"Steven"}],"issued":{"date-parts":[["2004",4]]}}}],"schema":"https://github.com/citation-style-language/schema/raw/master/csl-citation.json"}</vt:lpwstr>
  </property>
  <property fmtid="{D5CDD505-2E9C-101B-9397-08002B2CF9AE}" pid="1985" name="ZOTERO_BREF_yOJ1t9Zi5Xv1_2">
    <vt:lpwstr>denrys, 2004)","noteIndex":0},"citationItems":[{"id":1818,"uris":["http://zotero.org/users/6058248/items/F55WFPSW"],"itemData":{"id":1818,"type":"article-journal","container-title":"Quarterly Journal of Experimental Psychology","DOI":"10.1080/146407466084</vt:lpwstr>
  </property>
  <property fmtid="{D5CDD505-2E9C-101B-9397-08002B2CF9AE}" pid="1986" name="ZOTERO_BREF_yOJ1t9Zi5Xv1_3">
    <vt:lpwstr>00055","ISSN":"0033-555X","issue":"4","journalAbbreviation":"Quarterly Journal of Experimental Psychology","language":"en","page":"362-365","source":"DOI.org (Crossref)","title":"Short-term Memory for Word Sequences as a Function of Acoustic, Semantic and</vt:lpwstr>
  </property>
  <property fmtid="{D5CDD505-2E9C-101B-9397-08002B2CF9AE}" pid="1987" name="ZOTERO_BREF_yOJ1t9Zi5Xv1_4">
    <vt:lpwstr> Formal Similarity","volume":"18","author":[{"family":"Baddeley","given":"Alan D."}],"issued":{"date-parts":[["1966",11]]}}},{"id":1848,"uris":["http://zotero.org/users/6058248/items/NPQR7WNQ"],"itemData":{"id":1848,"type":"article-journal","container-tit</vt:lpwstr>
  </property>
  <property fmtid="{D5CDD505-2E9C-101B-9397-08002B2CF9AE}" pid="1988" name="ZOTERO_BREF_yOJ1t9Zi5Xv1_5">
    <vt:lpwstr>le":"Memory","DOI":"10.1080/09658210344000215","ISSN":"0965-8211, 1464-0686","issue":"3-4","journalAbbreviation":"Memory","language":"en","page":"349-356","source":"DOI.org (Crossref)","title":"Lexicality and phonological similarity: A challenge for the r</vt:lpwstr>
  </property>
  <property fmtid="{D5CDD505-2E9C-101B-9397-08002B2CF9AE}" pid="1989" name="ZOTERO_BREF_yOJ1t9Zi5Xv1_6">
    <vt:lpwstr>etrieval‐based account of serial recall?","title-short":"Lexicality and phonological similarity","volume":"13","author":[{"family":"Fallon","given":"Anthony B."},{"family":"Mak","given":"Eva"},{"family":"Tehan","given":"Gerald"},{"literal":"Daly, Charmain</vt:lpwstr>
  </property>
  <property fmtid="{D5CDD505-2E9C-101B-9397-08002B2CF9AE}" pid="1990" name="ZOTERO_BREF_yOJ1t9Zi5Xv1_7">
    <vt:lpwstr>e"}],"issued":{"date-parts":[["2005",3]]}}},{"id":1882,"uris":["http://zotero.org/users/6058248/items/59PHC5PI"],"itemData":{"id":1882,"type":"article-journal","container-title":"Memory &amp; Cognition","DOI":"10.3758/BF03193208","ISSN":"0090-502X, 1532-5946"</vt:lpwstr>
  </property>
  <property fmtid="{D5CDD505-2E9C-101B-9397-08002B2CF9AE}" pid="1991" name="ZOTERO_BREF_yOJ1t9Zi5Xv1_8">
    <vt:lpwstr>,"issue":"6","journalAbbreviation":"Memory &amp; Cognition","language":"en","page":"1001-1016","source":"DOI.org (Crossref)","title":"Reexamining the phonological similarity effect in immediate serial recall: The roles of type of similarity, category cuing, a</vt:lpwstr>
  </property>
  <property fmtid="{D5CDD505-2E9C-101B-9397-08002B2CF9AE}" pid="1992" name="ZOTERO_BREF_yOJ1t9Zi5Xv1_9">
    <vt:lpwstr>nd item recall","title-short":"Reexamining the phonological similarity effect in immediate serial recall","volume":"33","author":[{"family":"Gupta","given":"Prahlad"},{"family":"Lipinski","given":"John"},{"family":"Aktunc","given":"Emrah"}],"issued":{"dat</vt:lpwstr>
  </property>
  <property fmtid="{D5CDD505-2E9C-101B-9397-08002B2CF9AE}" pid="1993" name="ZOTERO_BREF_yU5vSPlTsvel_1">
    <vt:lpwstr>ZOTERO_ITEM CSL_CITATION {"citationID":"AZuejZEt","properties":{"formattedCitation":"(Kowialiewski, Majerus, et al., 2024)","plainCitation":"(Kowialiewski, Majerus, et al., 2024)","noteIndex":0},"citationItems":[{"id":2145,"uris":["http://zotero.org/users</vt:lpwstr>
  </property>
  <property fmtid="{D5CDD505-2E9C-101B-9397-08002B2CF9AE}" pid="1994" name="ZOTERO_BREF_yU5vSPlTsvel_2">
    <vt:lpwstr>/6058248/items/S4J5ARKM"],"itemData":{"id":2145,"type":"article-journal","container-title":"Journal of Experimental Psychology: Learning, Memory, and Cognition","DOI":"10.1037/xlm0001279","issue":"1","page":"68-88","title":"Does semantic similarity affect</vt:lpwstr>
  </property>
  <property fmtid="{D5CDD505-2E9C-101B-9397-08002B2CF9AE}" pid="1995" name="ZOTERO_BREF_yU5vSPlTsvel_3">
    <vt:lpwstr> immediate memory for order? Usually not, but sometimes it does","volume":"50","author":[{"family":"Kowialiewski","given":"Benjamin"},{"family":"Majerus","given":"Steve"},{"family":"Oberauer","given":"Klaus"}],"issued":{"date-parts":[["2024"]]}}}],"schema</vt:lpwstr>
  </property>
  <property fmtid="{D5CDD505-2E9C-101B-9397-08002B2CF9AE}" pid="1996" name="ZOTERO_BREF_yU5vSPlTsvel_4">
    <vt:lpwstr>":"https://github.com/citation-style-language/schema/raw/master/csl-citation.json"}</vt:lpwstr>
  </property>
  <property fmtid="{D5CDD505-2E9C-101B-9397-08002B2CF9AE}" pid="1997" name="ZOTERO_BREF_z1QtDA6FYKt6_1">
    <vt:lpwstr>ZOTERO_ITEM CSL_CITATION {"citationID":"8MDz187e","properties":{"formattedCitation":"(Goh &amp; Goh, 2006; Gu\\uc0\\u233{}rard &amp; Saint-Aubin, 2012; Kowialiewski, Gorin, et al., 2021; Kowialiewski, Lemaire, &amp; Portrat, 2021; Kowialiewski &amp; Majerus, 2020; Nairne</vt:lpwstr>
  </property>
  <property fmtid="{D5CDD505-2E9C-101B-9397-08002B2CF9AE}" pid="1998" name="ZOTERO_BREF_z1QtDA6FYKt6_10">
    <vt:lpwstr>gnition","DOI":"10.1037/a0025481","ISSN":"1939-1285, 0278-7393","issue":"2","journalAbbreviation":"Journal of Experimental Psychology: Learning, Memory, and Cognition","language":"en","page":"312-324","source":"DOI.org (Crossref)","title":"Assessing the e</vt:lpwstr>
  </property>
  <property fmtid="{D5CDD505-2E9C-101B-9397-08002B2CF9AE}" pid="1999" name="ZOTERO_BREF_z1QtDA6FYKt6_11">
    <vt:lpwstr>ffect of lexical variables in backward recall.","volume":"38","author":[{"family":"Guérard","given":"Katherine"},{"family":"Saint-Aubin","given":"Jean"}],"issued":{"date-parts":[["2012"]]}}},{"id":254,"uris":["http://zotero.org/users/6058248/items/GGHP6KT</vt:lpwstr>
  </property>
  <property fmtid="{D5CDD505-2E9C-101B-9397-08002B2CF9AE}" pid="2000" name="ZOTERO_BREF_z1QtDA6FYKt6_12">
    <vt:lpwstr>7"],"itemData":{"id":254,"type":"article-journal","container-title":"Journal of Experimental Psychology: Learning, Memory, and Cognition","DOI":"https://doi.org/10.1037/xlm0001031","title":"Semantic knowledge constrains the processing of serial order info</vt:lpwstr>
  </property>
  <property fmtid="{D5CDD505-2E9C-101B-9397-08002B2CF9AE}" pid="2001" name="ZOTERO_BREF_z1QtDA6FYKt6_13">
    <vt:lpwstr>rmation in working memory","author":[{"family":"Kowialiewski","given":"Benjamin"},{"family":"Gorin","given":"Simon"},{"family":"Majerus","given":"Steve"}],"issued":{"date-parts":[["2021"]]}}},{"id":253,"uris":["http://zotero.org/users/6058248/items/KQFVBF</vt:lpwstr>
  </property>
  <property fmtid="{D5CDD505-2E9C-101B-9397-08002B2CF9AE}" pid="2002" name="ZOTERO_BREF_z1QtDA6FYKt6_14">
    <vt:lpwstr>HW"],"itemData":{"id":253,"type":"article-journal","abstract":"It is now firmly established that long-term memory knowledge, such as semantic knowledge, supports the temporary maintenance of verbal information in Working Memory (WM). This support from sem</vt:lpwstr>
  </property>
  <property fmtid="{D5CDD505-2E9C-101B-9397-08002B2CF9AE}" pid="2003" name="ZOTERO_BREF_z1QtDA6FYKt6_15">
    <vt:lpwstr>antic knowledge is well-explained by models assuming that verbal items are directly activated in long-term memory, and that this activation provides the representational basis for WM maintenance. However, the exact mechanisms underlying semantic influence</vt:lpwstr>
  </property>
  <property fmtid="{D5CDD505-2E9C-101B-9397-08002B2CF9AE}" pid="2004" name="ZOTERO_BREF_z1QtDA6FYKt6_16">
    <vt:lpwstr> on WM performance remain poorly understood. We manipulated the presence of betweenitem semantic relatedness in an immediate serial recall task, by mixing triplets composed of semantically related and unrelated items (e.g. leaf – tree – branch – wall – be</vt:lpwstr>
  </property>
  <property fmtid="{D5CDD505-2E9C-101B-9397-08002B2CF9AE}" pid="2005" name="ZOTERO_BREF_z1QtDA6FYKt6_17">
    <vt:lpwstr>er – dog; hand – father – truck – cloud – sky – rain). Compared to unrelated items, related items were better recalled, as had been classically observed. Critically, semantic relatedness also impacted WM maintenance in a complex manner, as observed by the</vt:lpwstr>
  </property>
  <property fmtid="{D5CDD505-2E9C-101B-9397-08002B2CF9AE}" pid="2006" name="ZOTERO_BREF_z1QtDA6FYKt6_18">
    <vt:lpwstr> presence of proactive benefit effects on subsequent unrelated items, and the absence of retroactive effects. The complexity of these interactions is well-captured by TBRS*-S, a decay-based computational architecture in which the activation occurring in l</vt:lpwstr>
  </property>
  <property fmtid="{D5CDD505-2E9C-101B-9397-08002B2CF9AE}" pid="2007" name="ZOTERO_BREF_z1QtDA6FYKt6_19">
    <vt:lpwstr>ong-term memory is described. The present study suggests that semantic knowledge can be used to free up WM resources that can be reallocated for maintenance purposes, and supports models postulating that long-term memory knowledge constrains WM maintenanc</vt:lpwstr>
  </property>
  <property fmtid="{D5CDD505-2E9C-101B-9397-08002B2CF9AE}" pid="2008" name="ZOTERO_BREF_z1QtDA6FYKt6_2">
    <vt:lpwstr> &amp; Kelley, 2004; Neale &amp; Tehan, 2007; Poirier &amp; Saint-Aubin, 1995; Saint-Aubin et al., 2005; Saint-Aubin &amp; Poirier, 1999a; Tse, 2009)","plainCitation":"(Goh &amp; Goh, 2006; Guérard &amp; Saint-Aubin, 2012; Kowialiewski, Gorin, et al., 2021; Kowialiewski, Lemaire</vt:lpwstr>
  </property>
  <property fmtid="{D5CDD505-2E9C-101B-9397-08002B2CF9AE}" pid="2009" name="ZOTERO_BREF_z1QtDA6FYKt6_20">
    <vt:lpwstr>e processes.","container-title":"Journal of Memory and Language","DOI":"https://doi.org/10.1016/j.jml.2020.104208","issue":"104208","language":"en","note":"DOI: 10.31234/osf.io/tn4dj","source":"DOI.org (Crossref)","title":"How does semantic knowledge impa</vt:lpwstr>
  </property>
  <property fmtid="{D5CDD505-2E9C-101B-9397-08002B2CF9AE}" pid="2010" name="ZOTERO_BREF_z1QtDA6FYKt6_21">
    <vt:lpwstr>ct working memory maintenance? Computational and behavioral investigations","title-short":"How Does Semantic Knowledge Impact Working Memory Maintenance?","URL":"https://doi.org/10.1016/j.jml.2020.104208.","volume":"117","author":[{"family":"Kowialiewski"</vt:lpwstr>
  </property>
  <property fmtid="{D5CDD505-2E9C-101B-9397-08002B2CF9AE}" pid="2011" name="ZOTERO_BREF_z1QtDA6FYKt6_22">
    <vt:lpwstr>,"given":"Benjamin"},{"family":"Lemaire","given":"Benoît"},{"family":"Portrat","given":"Sophie"}],"accessed":{"date-parts":[["2020",12,27]]},"issued":{"date-parts":[["2021"]]}}},{"id":789,"uris":["http://zotero.org/users/6058248/items/J7N8CSIJ"],"itemData</vt:lpwstr>
  </property>
  <property fmtid="{D5CDD505-2E9C-101B-9397-08002B2CF9AE}" pid="2012" name="ZOTERO_BREF_z1QtDA6FYKt6_23">
    <vt:lpwstr>":{"id":789,"type":"article-journal","abstract":"Several studies have demonstrated an influence of semantic knowledge on verbal working memory (WM) performance, such as shown by the observation of semantic relatedness (related vs. unrelated words) and wor</vt:lpwstr>
  </property>
  <property fmtid="{D5CDD505-2E9C-101B-9397-08002B2CF9AE}" pid="2013" name="ZOTERO_BREF_z1QtDA6FYKt6_24">
    <vt:lpwstr>d imageability (high vs. low imageability words) effects in working memory. The present study extends these observations by examining in four experiments the extent to which semantic knowledge can protect WM representations against interference. We assess</vt:lpwstr>
  </property>
  <property fmtid="{D5CDD505-2E9C-101B-9397-08002B2CF9AE}" pid="2014" name="ZOTERO_BREF_z1QtDA6FYKt6_25">
    <vt:lpwstr>ed immediate serial recall performance for semantically related vs. unrelated word lists and for high vs. low imageability word lists, with memory lists being followed by an interfering task after encoding or not. Results show that semantic relatedness le</vt:lpwstr>
  </property>
  <property fmtid="{D5CDD505-2E9C-101B-9397-08002B2CF9AE}" pid="2015" name="ZOTERO_BREF_z1QtDA6FYKt6_26">
    <vt:lpwstr>ads to a stronger protective effect against interference than word imageability at the item level. Furthermore, the semantic relatedness had a stronger impact on WM performance than word imageability; this was further supported by a meta-analysis of all r</vt:lpwstr>
  </property>
  <property fmtid="{D5CDD505-2E9C-101B-9397-08002B2CF9AE}" pid="2016" name="ZOTERO_BREF_z1QtDA6FYKt6_27">
    <vt:lpwstr>elevant studies in the field. These results suggest that inter-item associative semantic knowledge can protect WM content against interference, but less so item-level semantic knowledge. This protective effect may result from between-item recurrent reacti</vt:lpwstr>
  </property>
  <property fmtid="{D5CDD505-2E9C-101B-9397-08002B2CF9AE}" pid="2017" name="ZOTERO_BREF_z1QtDA6FYKt6_28">
    <vt:lpwstr>vation or from reduced cognitive load via the compression of memoranda into conceptual units, as further supported by a series of computational simulations.","container-title":"Cognition","DOI":"10.1016/j.cognition.2020.104278","ISSN":"00100277","journalA</vt:lpwstr>
  </property>
  <property fmtid="{D5CDD505-2E9C-101B-9397-08002B2CF9AE}" pid="2018" name="ZOTERO_BREF_z1QtDA6FYKt6_29">
    <vt:lpwstr>bbreviation":"Cognition","language":"en","page":"104278","source":"DOI.org (Crossref)","title":"The varying nature of semantic effects in working memory","volume":"202","author":[{"family":"Kowialiewski","given":"Benjamin"},{"family":"Majerus","given":"St</vt:lpwstr>
  </property>
  <property fmtid="{D5CDD505-2E9C-101B-9397-08002B2CF9AE}" pid="2019" name="ZOTERO_BREF_z1QtDA6FYKt6_3">
    <vt:lpwstr>, &amp; Portrat, 2021; Kowialiewski &amp; Majerus, 2020; Nairne &amp; Kelley, 2004; Neale &amp; Tehan, 2007; Poirier &amp; Saint-Aubin, 1995; Saint-Aubin et al., 2005; Saint-Aubin &amp; Poirier, 1999a; Tse, 2009)","noteIndex":0},"citationItems":[{"id":177,"uris":["http://zotero.</vt:lpwstr>
  </property>
  <property fmtid="{D5CDD505-2E9C-101B-9397-08002B2CF9AE}" pid="2020" name="ZOTERO_BREF_z1QtDA6FYKt6_30">
    <vt:lpwstr>eve"}],"issued":{"date-parts":[["2020",9]]}}},{"id":847,"uris":["http://zotero.org/users/6058248/items/VDUCANZG"],"itemData":{"id":847,"type":"article-journal","abstract":"In the present paper, we develop and apply a technique, based on the logic of proce</vt:lpwstr>
  </property>
  <property fmtid="{D5CDD505-2E9C-101B-9397-08002B2CF9AE}" pid="2021" name="ZOTERO_BREF_z1QtDA6FYKt6_31">
    <vt:lpwstr>ss dissociation, for obtaining numerical estimates of item and order information. Certain variables, such as phonological similarity, are widely believed to produce dissociative eﬀects on item and order retention. However, such beliefs rest on the questio</vt:lpwstr>
  </property>
  <property fmtid="{D5CDD505-2E9C-101B-9397-08002B2CF9AE}" pid="2022" name="ZOTERO_BREF_z1QtDA6FYKt6_32">
    <vt:lpwstr>nable assumption that item and order memory can be measured through performance on a particular kind of retention test (e.g., order can be measured through a reconstruction test). Retention measures are probably not process pure, but instead recruit multi</vt:lpwstr>
  </property>
  <property fmtid="{D5CDD505-2E9C-101B-9397-08002B2CF9AE}" pid="2023" name="ZOTERO_BREF_z1QtDA6FYKt6_33">
    <vt:lpwstr>ple kinds of information and memory processing. Across four experiments, we show that our derived estimates conform generally to expected trends, although surprising results emerged in some instances. We discuss the implications of our analysis for tradit</vt:lpwstr>
  </property>
  <property fmtid="{D5CDD505-2E9C-101B-9397-08002B2CF9AE}" pid="2024" name="ZOTERO_BREF_z1QtDA6FYKt6_34">
    <vt:lpwstr>ional beliefs about the item–order distinction, and we show that a popular immediate memory model—the perturbation model—is capable of handling most of the empirical trends.","container-title":"Journal of Memory and Language","DOI":"10.1016/j.jml.2003.09.</vt:lpwstr>
  </property>
  <property fmtid="{D5CDD505-2E9C-101B-9397-08002B2CF9AE}" pid="2025" name="ZOTERO_BREF_z1QtDA6FYKt6_35">
    <vt:lpwstr>005","ISSN":"0749596X","issue":"2","journalAbbreviation":"Journal of Memory and Language","language":"en","page":"113-133","source":"DOI.org (Crossref)","title":"Separating item and order information through process dissociation","volume":"50","author":[{</vt:lpwstr>
  </property>
  <property fmtid="{D5CDD505-2E9C-101B-9397-08002B2CF9AE}" pid="2026" name="ZOTERO_BREF_z1QtDA6FYKt6_36">
    <vt:lpwstr>"family":"Nairne","given":"James S."},{"family":"Kelley","given":"Matthew R."}],"issued":{"date-parts":[["2004",2]]}}},{"id":1574,"uris":["http://zotero.org/users/6058248/items/5Z2VJX6T"],"itemData":{"id":1574,"type":"article-journal","container-title":"M</vt:lpwstr>
  </property>
  <property fmtid="{D5CDD505-2E9C-101B-9397-08002B2CF9AE}" pid="2027" name="ZOTERO_BREF_z1QtDA6FYKt6_37">
    <vt:lpwstr>emory &amp; Cognition","DOI":"10.3758/BF03192927","ISSN":"0090-502X, 1532-5946","issue":"8","journalAbbreviation":"Mem Cogn","language":"en","page":"1940-1953","source":"DOI.org (Crossref)","title":"Age and redintegration in immediate memory and their relatio</vt:lpwstr>
  </property>
  <property fmtid="{D5CDD505-2E9C-101B-9397-08002B2CF9AE}" pid="2028" name="ZOTERO_BREF_z1QtDA6FYKt6_38">
    <vt:lpwstr>nship to task difficulty","volume":"35","author":[{"family":"Neale","given":"Kerry"},{"family":"Tehan","given":"Gerald"}],"issued":{"date-parts":[["2007",12]]}}},{"id":1412,"uris":["http://zotero.org/users/6058248/items/3C2FCWTC"],"itemData":{"id":1412,"t</vt:lpwstr>
  </property>
  <property fmtid="{D5CDD505-2E9C-101B-9397-08002B2CF9AE}" pid="2029" name="ZOTERO_BREF_z1QtDA6FYKt6_39">
    <vt:lpwstr>ype":"article-journal","container-title":"The Quarterly Journal of Experimental Psychology Section A","DOI":"10.1080/14640749508401396","ISSN":"0272-4987, 1464-0740","issue":"2","journalAbbreviation":"The Quarterly Journal of Experimental Psychology Secti</vt:lpwstr>
  </property>
  <property fmtid="{D5CDD505-2E9C-101B-9397-08002B2CF9AE}" pid="2030" name="ZOTERO_BREF_z1QtDA6FYKt6_4">
    <vt:lpwstr>org/users/6058248/items/DH2Z5RX4"],"itemData":{"id":177,"type":"article-journal","container-title":"Psychonomic Bulletin &amp; Review","DOI":"10.3758/BF03213912","ISSN":"1069-9384, 1531-5320","issue":"6","journalAbbreviation":"Psychon Bull Rev","language":"en</vt:lpwstr>
  </property>
  <property fmtid="{D5CDD505-2E9C-101B-9397-08002B2CF9AE}" pid="2031" name="ZOTERO_BREF_z1QtDA6FYKt6_40">
    <vt:lpwstr>on A","language":"en","page":"384-404","source":"DOI.org (Crossref)","title":"Memory for Related and Unrelated Words: Further Evidence on the Influence of Semantic Factors in Immediate Serial Recall","title-short":"Memory for Related and Unrelated Words",</vt:lpwstr>
  </property>
  <property fmtid="{D5CDD505-2E9C-101B-9397-08002B2CF9AE}" pid="2032" name="ZOTERO_BREF_z1QtDA6FYKt6_41">
    <vt:lpwstr>"volume":"48","author":[{"family":"Poirier","given":"Marie"},{"family":"Saint-Aubin","given":"Jean"}],"issued":{"date-parts":[["1995",5]]}}},{"id":19,"uris":["http://zotero.org/users/6058248/items/VLZ55ZK8"],"itemData":{"id":19,"type":"article-journal","c</vt:lpwstr>
  </property>
  <property fmtid="{D5CDD505-2E9C-101B-9397-08002B2CF9AE}" pid="2033" name="ZOTERO_BREF_z1QtDA6FYKt6_42">
    <vt:lpwstr>ontainer-title":"Psychonomic Bulletin &amp; Review","language":"en","page":"171-177","source":"Zotero","title":"Semantic similarity and immediate serial recall: Is there an effect on all trials","volume":"12","author":[{"family":"Saint-Aubin","given":"Jean"},</vt:lpwstr>
  </property>
  <property fmtid="{D5CDD505-2E9C-101B-9397-08002B2CF9AE}" pid="2034" name="ZOTERO_BREF_z1QtDA6FYKt6_43">
    <vt:lpwstr>{"family":"Ouellette","given":"Denis"},{"family":"Poirier","given":"Marie"}],"issued":{"date-parts":[["2005"]]}}},{"id":329,"uris":["http://zotero.org/users/6058248/items/2ERJMKL3"],"itemData":{"id":329,"type":"article-journal","container-title":"The Quar</vt:lpwstr>
  </property>
  <property fmtid="{D5CDD505-2E9C-101B-9397-08002B2CF9AE}" pid="2035" name="ZOTERO_BREF_z1QtDA6FYKt6_44">
    <vt:lpwstr>terly Journal of Experimental Psychology Section A","DOI":"10.1080/713755814","ISSN":"0272-4987, 1464-0740","issue":"2","journalAbbreviation":"The Quarterly Journal of Experimental Psychology Section A","language":"en","page":"367-394","source":"DOI.org (</vt:lpwstr>
  </property>
  <property fmtid="{D5CDD505-2E9C-101B-9397-08002B2CF9AE}" pid="2036" name="ZOTERO_BREF_z1QtDA6FYKt6_45">
    <vt:lpwstr>Crossref)","title":"Semantic Similarity and Immediate Serial Recall: Is There a Detrimental Effect on Order Information?","title-short":"Semantic Similarity and Immediate Serial Recall","volume":"52","author":[{"family":"Saint-Aubin","given":"Jean"},{"fam</vt:lpwstr>
  </property>
  <property fmtid="{D5CDD505-2E9C-101B-9397-08002B2CF9AE}" pid="2037" name="ZOTERO_BREF_z1QtDA6FYKt6_46">
    <vt:lpwstr>ily":"Poirier","given":"Marie"}],"issued":{"date-parts":[["1999",4]]}}},{"id":1627,"uris":["http://zotero.org/users/6058248/items/22SLJ5I9"],"itemData":{"id":1627,"type":"article-journal","container-title":"Memory","DOI":"10.1080/09658210903376250","ISSN"</vt:lpwstr>
  </property>
  <property fmtid="{D5CDD505-2E9C-101B-9397-08002B2CF9AE}" pid="2038" name="ZOTERO_BREF_z1QtDA6FYKt6_47">
    <vt:lpwstr>:"0965-8211, 1464-0686","issue":"8","journalAbbreviation":"Memory","language":"en","page":"874-891","source":"DOI.org (Crossref)","title":"The role of associative strength in the semantic relatedness effect on immediate serial recall","volume":"17","autho</vt:lpwstr>
  </property>
  <property fmtid="{D5CDD505-2E9C-101B-9397-08002B2CF9AE}" pid="2039" name="ZOTERO_BREF_z1QtDA6FYKt6_48">
    <vt:lpwstr>r":[{"family":"Tse","given":"Chi-Shing"}],"issued":{"date-parts":[["2009",11]]}}}],"schema":"https://github.com/citation-style-language/schema/raw/master/csl-citation.json"}</vt:lpwstr>
  </property>
  <property fmtid="{D5CDD505-2E9C-101B-9397-08002B2CF9AE}" pid="2040" name="ZOTERO_BREF_z1QtDA6FYKt6_5">
    <vt:lpwstr>","page":"978-984","source":"DOI.org (Crossref)","title":"The roles of semantic similarity and proactive interference in the word length effect","volume":"13","author":[{"family":"Goh","given":"Winston D."},{"family":"Goh","given":"Chang Khiang"}],"issued</vt:lpwstr>
  </property>
  <property fmtid="{D5CDD505-2E9C-101B-9397-08002B2CF9AE}" pid="2041" name="ZOTERO_BREF_z1QtDA6FYKt6_6">
    <vt:lpwstr>":{"date-parts":[["2006",12]]}}},{"id":962,"uris":["http://zotero.org/users/6058248/items/2L9TBAQ7"],"itemData":{"id":962,"type":"article-journal","abstract":"In a recent study, Bireta et al. (2010) suggested that when participants are required to recall </vt:lpwstr>
  </property>
  <property fmtid="{D5CDD505-2E9C-101B-9397-08002B2CF9AE}" pid="2042" name="ZOTERO_BREF_z1QtDA6FYKt6_7">
    <vt:lpwstr>lists of items in the reverse order, more attention is devoted to the recall of order at the expense of item information, leading to the abolition of item-based phenomena (the item and order trade-off hypothesis). In order to test the item and order trade</vt:lpwstr>
  </property>
  <property fmtid="{D5CDD505-2E9C-101B-9397-08002B2CF9AE}" pid="2043" name="ZOTERO_BREF_z1QtDA6FYKt6_8">
    <vt:lpwstr>-off hypothesis, we manipulated 4 lexical factors that are well known to influence item retention. The effects of word frequency, of lexicality, of semantic similarity, and of imageability were tested in forward and backward recall. All 4 phenomena were m</vt:lpwstr>
  </property>
  <property fmtid="{D5CDD505-2E9C-101B-9397-08002B2CF9AE}" pid="2044" name="ZOTERO_BREF_z1QtDA6FYKt6_9">
    <vt:lpwstr>aintained in backward recall, which contradicts the item and order trade-off hypothesis. Instead, we suggest that backward recall might rely on semantic retrieval strategies.","container-title":"Journal of Experimental Psychology: Learning, Memory, and Co</vt:lpwstr>
  </property>
  <property fmtid="{D5CDD505-2E9C-101B-9397-08002B2CF9AE}" pid="2045" name="ZOTERO_BREF_zCFmu3V3KfWI_1">
    <vt:lpwstr>ZOTERO_ITEM CSL_CITATION {"citationID":"MB25Lsif","properties":{"formattedCitation":"(Poirier &amp; Saint-Aubin, 1995)","plainCitation":"(Poirier &amp; Saint-Aubin, 1995)","dontUpdate":true,"noteIndex":0},"citationItems":[{"id":1412,"uris":["http://zotero.org/use</vt:lpwstr>
  </property>
  <property fmtid="{D5CDD505-2E9C-101B-9397-08002B2CF9AE}" pid="2046" name="ZOTERO_BREF_zCFmu3V3KfWI_2">
    <vt:lpwstr>rs/6058248/items/3C2FCWTC"],"itemData":{"id":1412,"type":"article-journal","container-title":"The Quarterly Journal of Experimental Psychology Section A","DOI":"10.1080/14640749508401396","ISSN":"0272-4987, 1464-0740","issue":"2","journalAbbreviation":"Th</vt:lpwstr>
  </property>
  <property fmtid="{D5CDD505-2E9C-101B-9397-08002B2CF9AE}" pid="2047" name="ZOTERO_BREF_zCFmu3V3KfWI_3">
    <vt:lpwstr>e Quarterly Journal of Experimental Psychology Section A","language":"en","page":"384-404","source":"DOI.org (Crossref)","title":"Memory for Related and Unrelated Words: Further Evidence on the Influence of Semantic Factors in Immediate Serial Recall","ti</vt:lpwstr>
  </property>
  <property fmtid="{D5CDD505-2E9C-101B-9397-08002B2CF9AE}" pid="2048" name="ZOTERO_BREF_zCFmu3V3KfWI_4">
    <vt:lpwstr>tle-short":"Memory for Related and Unrelated Words","volume":"48","author":[{"family":"Poirier","given":"Marie"},{"family":"Saint-Aubin","given":"Jean"}],"issued":{"date-parts":[["1995",5]]}}}],"schema":"https://github.com/citation-style-language/schema/r</vt:lpwstr>
  </property>
  <property fmtid="{D5CDD505-2E9C-101B-9397-08002B2CF9AE}" pid="2049" name="ZOTERO_BREF_zCFmu3V3KfWI_5">
    <vt:lpwstr>aw/master/csl-citation.json"}</vt:lpwstr>
  </property>
  <property fmtid="{D5CDD505-2E9C-101B-9397-08002B2CF9AE}" pid="2050" name="ZOTERO_BREF_zPjYIubaTihy_1">
    <vt:lpwstr>ZOTERO_ITEM CSL_CITATION {"citationID":"DvgaONkg","properties":{"formattedCitation":"(Kowialiewski, Majerus, et al., 2023)","plainCitation":"(Kowialiewski, Majerus, et al., 2023)","dontUpdate":true,"noteIndex":0},"citationItems":[{"id":2145,"uris":["http:</vt:lpwstr>
  </property>
  <property fmtid="{D5CDD505-2E9C-101B-9397-08002B2CF9AE}" pid="2051" name="ZOTERO_BREF_zPjYIubaTihy_2">
    <vt:lpwstr>//zotero.org/users/6058248/items/S4J5ARKM"],"itemData":{"id":2145,"type":"article-journal","container-title":"Journal of Experimental Psychology: Learning, Memory, and Cognition","DOI":"10.1037/xlm0001279","issue":"1","page":"68-88","title":"Does semantic</vt:lpwstr>
  </property>
  <property fmtid="{D5CDD505-2E9C-101B-9397-08002B2CF9AE}" pid="2052" name="ZOTERO_BREF_zPjYIubaTihy_3">
    <vt:lpwstr> similarity affect immediate memory for order? Usually not, but sometimes it does","volume":"50","author":[{"family":"Kowialiewski","given":"Benjamin"},{"family":"Majerus","given":"Steve"},{"family":"Oberauer","given":"Klaus"}],"issued":{"date-parts":[["2</vt:lpwstr>
  </property>
  <property fmtid="{D5CDD505-2E9C-101B-9397-08002B2CF9AE}" pid="2053" name="ZOTERO_BREF_zPjYIubaTihy_4">
    <vt:lpwstr>024"]]}}}],"schema":"https://github.com/citation-style-language/schema/raw/master/csl-citation.json"}</vt:lpwstr>
  </property>
  <property fmtid="{D5CDD505-2E9C-101B-9397-08002B2CF9AE}" pid="2054" name="ZOTERO_BREF_zaVgzG73jIem_1">
    <vt:lpwstr>ZOTERO_ITEM CSL_CITATION {"citationID":"WoCwfeaw","properties":{"formattedCitation":"(Gu\\uc0\\u233{}rard et al., 2012)","plainCitation":"(Guérard et al., 2012)","noteIndex":0},"citationItems":[{"id":1109,"uris":["http://zotero.org/users/6058248/items/WFM</vt:lpwstr>
  </property>
  <property fmtid="{D5CDD505-2E9C-101B-9397-08002B2CF9AE}" pid="2055" name="ZOTERO_BREF_zaVgzG73jIem_2">
    <vt:lpwstr>WCE6N"],"itemData":{"id":1109,"type":"article-journal","abstract":"When participants are asked to recall lists of items in the reverse order, known as backward recall, several benchmark memory phenomena, such as the word length effect, are abolished (Bire</vt:lpwstr>
  </property>
  <property fmtid="{D5CDD505-2E9C-101B-9397-08002B2CF9AE}" pid="2056" name="ZOTERO_BREF_zaVgzG73jIem_3">
    <vt:lpwstr>ta et al. Memory &amp; Cognition 38:279–291, 2010). Bireta et al. (Memory &amp; Cognition 38:279–291, 2010) suggested that in backward recall, reliance on order retention is increased at the expense of item retention, leading to the abolition of itembased phenome</vt:lpwstr>
  </property>
  <property fmtid="{D5CDD505-2E9C-101B-9397-08002B2CF9AE}" pid="2057" name="ZOTERO_BREF_zaVgzG73jIem_4">
    <vt:lpwstr>na. In a subsequent study, however, Guérard and Saint-Aubin (in press) showed that four lexical factors known to modulate item retention were unaffected by recall direction. In a series of five experiments, we examined the source of the discrepancy betwee</vt:lpwstr>
  </property>
  <property fmtid="{D5CDD505-2E9C-101B-9397-08002B2CF9AE}" pid="2058" name="ZOTERO_BREF_zaVgzG73jIem_5">
    <vt:lpwstr>n the two studies. We revisited the effects of phonological similarity, word length, articulatory suppression, and irrelevant speech, using open and closed pools of words in backward and forward recall. The results are unequivocal in showing that none of </vt:lpwstr>
  </property>
  <property fmtid="{D5CDD505-2E9C-101B-9397-08002B2CF9AE}" pid="2059" name="ZOTERO_BREF_zaVgzG73jIem_6">
    <vt:lpwstr>these effects are influenced by recall direction, suggesting that Bireta et al.’s (Memory &amp; Cognition 38:279–291, 2010) results are the consequence of their particular stimuli.","container-title":"Memory &amp; Cognition","DOI":"10.3758/s13421-011-0156-2","ISS</vt:lpwstr>
  </property>
  <property fmtid="{D5CDD505-2E9C-101B-9397-08002B2CF9AE}" pid="2060" name="ZOTERO_BREF_zaVgzG73jIem_7">
    <vt:lpwstr>N":"0090-502X, 1532-5946","issue":"3","journalAbbreviation":"Mem Cogn","language":"en","page":"388-407","source":"DOI.org (Crossref)","title":"Revisiting backward recall and benchmark memory effects: a reply to Bireta et al. (2010)","title-short":"Revisit</vt:lpwstr>
  </property>
  <property fmtid="{D5CDD505-2E9C-101B-9397-08002B2CF9AE}" pid="2061" name="ZOTERO_BREF_zaVgzG73jIem_8">
    <vt:lpwstr>ing backward recall and benchmark memory effects","volume":"40","author":[{"family":"Guérard","given":"Katherine"},{"family":"Saint-Aubin","given":"Jean"},{"family":"Burns","given":"Samantha C."},{"family":"Chamberland","given":"Cindy"}],"issued":{"date-p</vt:lpwstr>
  </property>
  <property fmtid="{D5CDD505-2E9C-101B-9397-08002B2CF9AE}" pid="2062" name="ZOTERO_BREF_zaVgzG73jIem_9">
    <vt:lpwstr>arts":[["2012",4]]}}}],"schema":"https://github.com/citation-style-language/schema/raw/master/csl-citation.json"}</vt:lpwstr>
  </property>
  <property fmtid="{D5CDD505-2E9C-101B-9397-08002B2CF9AE}" pid="2063" name="ZOTERO_PREF_1">
    <vt:lpwstr>&lt;data data-version="3" zotero-version="7.0.20.SOURCE.36e0c6469"&gt;&lt;session id="KPuIikLu"/&gt;&lt;style id="http://www.zotero.org/styles/apa" locale="en-US" hasBibliography="1" bibliographyStyleHasBeenSet="1"/&gt;&lt;prefs&gt;&lt;pref name="fieldType" value="Bookmark"/&gt;&lt;pref </vt:lpwstr>
  </property>
  <property fmtid="{D5CDD505-2E9C-101B-9397-08002B2CF9AE}" pid="2064" name="ZOTERO_PREF_2">
    <vt:lpwstr>name="automaticJournalAbbreviations" value="true"/&gt;&lt;/prefs&gt;&lt;/data&gt;</vt:lpwstr>
  </property>
</Properties>
</file>